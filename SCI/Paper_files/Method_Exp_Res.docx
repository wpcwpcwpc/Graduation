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ajorAscii" w:hAnsiTheme="majorAscii"/>
          <w:b/>
          <w:bCs/>
          <w:sz w:val="36"/>
          <w:szCs w:val="36"/>
          <w:lang w:val="en-US"/>
        </w:rPr>
      </w:pPr>
      <w:r>
        <w:rPr>
          <w:rFonts w:hint="default" w:asciiTheme="majorAscii" w:hAnsiTheme="majorAscii"/>
          <w:b/>
          <w:bCs/>
          <w:sz w:val="36"/>
          <w:szCs w:val="36"/>
          <w:lang w:val="en-US"/>
        </w:rPr>
        <w:t>Method</w:t>
      </w:r>
    </w:p>
    <w:p>
      <w:pPr>
        <w:ind w:firstLine="420" w:firstLineChars="0"/>
        <w:rPr>
          <w:ins w:id="0" w:author="嶒棚文" w:date="2021-06-11T22:21:52Z"/>
          <w:rFonts w:hint="eastAsia"/>
          <w:sz w:val="30"/>
          <w:szCs w:val="30"/>
          <w:lang w:val="en-US" w:eastAsia="zh-CN"/>
        </w:rPr>
      </w:pPr>
      <w:ins w:id="1" w:author="嶒棚文" w:date="2021-06-11T22:21:52Z">
        <w:r>
          <w:rPr>
            <w:rFonts w:hint="default"/>
            <w:sz w:val="30"/>
            <w:szCs w:val="30"/>
            <w:lang w:val="en-US" w:eastAsia="zh-CN"/>
          </w:rPr>
          <w:t>Data Desensitization</w:t>
        </w:r>
      </w:ins>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ins w:id="2" w:author="嶒棚文" w:date="2021-06-11T22:21:52Z"/>
          <w:rFonts w:hint="eastAsia" w:ascii="华文仿宋" w:hAnsi="华文仿宋" w:eastAsia="华文仿宋"/>
          <w:sz w:val="24"/>
          <w:szCs w:val="24"/>
          <w:lang w:val="en-US" w:eastAsia="zh-CN"/>
        </w:rPr>
      </w:pPr>
      <w:ins w:id="3" w:author="嶒棚文" w:date="2021-06-11T22:21:52Z">
        <w:r>
          <w:rPr>
            <w:rFonts w:hint="eastAsia" w:ascii="华文仿宋" w:hAnsi="华文仿宋" w:eastAsia="华文仿宋"/>
            <w:sz w:val="24"/>
            <w:szCs w:val="24"/>
            <w:lang w:val="en-US" w:eastAsia="zh-CN"/>
          </w:rPr>
          <w:t>在人工智能与医疗图像处理结合的领域，数据隐私需求与数据共享需求相冲突，有些数据可能包含了病人的姓名、年龄、地址、身份证号等信息，业内将这些含有隐私的数据统称为敏感数据，许多医院合作方对隐私数据的保护十分看重，所以需要通过拓展现有技术定义模糊属性结合传统的加密技术保护敏感数据以求解决当下的信任难题。数据的保护需求主要体现在存储操作与共享操作上上，因此，我们在已有合作的医疗机构提供的数据下，提出一套数据脱敏方法。</w:t>
        </w:r>
      </w:ins>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ins w:id="4" w:author="嶒棚文" w:date="2021-06-12T00:31:38Z"/>
          <w:rFonts w:hint="default" w:ascii="华文仿宋" w:hAnsi="华文仿宋" w:eastAsia="华文仿宋"/>
          <w:sz w:val="24"/>
          <w:szCs w:val="24"/>
          <w:lang w:val="en-US" w:eastAsia="zh-CN"/>
        </w:rPr>
      </w:pPr>
      <w:ins w:id="5" w:author="嶒棚文" w:date="2021-06-11T22:28:17Z">
        <w:r>
          <w:rPr>
            <w:rFonts w:hint="default" w:ascii="华文仿宋" w:hAnsi="华文仿宋" w:eastAsia="华文仿宋"/>
            <w:sz w:val="24"/>
            <w:szCs w:val="24"/>
            <w:lang w:val="en-US" w:eastAsia="zh-CN"/>
          </w:rPr>
          <w:drawing>
            <wp:inline distT="0" distB="0" distL="114300" distR="114300">
              <wp:extent cx="4869815" cy="1657985"/>
              <wp:effectExtent l="0" t="0" r="0" b="0"/>
              <wp:docPr id="10" name="图片 10" descr="Three pa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hree parties"/>
                      <pic:cNvPicPr>
                        <a:picLocks noChangeAspect="1"/>
                      </pic:cNvPicPr>
                    </pic:nvPicPr>
                    <pic:blipFill>
                      <a:blip r:embed="rId4"/>
                      <a:stretch>
                        <a:fillRect/>
                      </a:stretch>
                    </pic:blipFill>
                    <pic:spPr>
                      <a:xfrm>
                        <a:off x="0" y="0"/>
                        <a:ext cx="4869815" cy="1657985"/>
                      </a:xfrm>
                      <a:prstGeom prst="rect">
                        <a:avLst/>
                      </a:prstGeom>
                    </pic:spPr>
                  </pic:pic>
                </a:graphicData>
              </a:graphic>
            </wp:inline>
          </w:drawing>
        </w:r>
      </w:ins>
    </w:p>
    <w:p>
      <w:pPr>
        <w:pStyle w:val="2"/>
        <w:jc w:val="center"/>
        <w:rPr>
          <w:ins w:id="7" w:author="嶒棚文" w:date="2021-06-11T22:21:52Z"/>
          <w:rFonts w:hint="default" w:ascii="华文仿宋" w:hAnsi="华文仿宋" w:eastAsia="华文仿宋"/>
          <w:sz w:val="24"/>
          <w:szCs w:val="24"/>
          <w:lang w:val="en-US" w:eastAsia="zh-CN"/>
        </w:rPr>
      </w:pPr>
      <w:ins w:id="8" w:author="嶒棚文" w:date="2021-06-12T00:31:38Z">
        <w:r>
          <w:rPr/>
          <w:t xml:space="preserve">图 </w:t>
        </w:r>
      </w:ins>
      <w:ins w:id="9" w:author="嶒棚文" w:date="2021-06-12T00:31:38Z">
        <w:r>
          <w:rPr/>
          <w:fldChar w:fldCharType="begin"/>
        </w:r>
      </w:ins>
      <w:ins w:id="10" w:author="嶒棚文" w:date="2021-06-12T00:31:38Z">
        <w:r>
          <w:rPr/>
          <w:instrText xml:space="preserve"> SEQ 图 \* ARABIC </w:instrText>
        </w:r>
      </w:ins>
      <w:ins w:id="11" w:author="嶒棚文" w:date="2021-06-12T00:31:38Z">
        <w:r>
          <w:rPr/>
          <w:fldChar w:fldCharType="separate"/>
        </w:r>
      </w:ins>
      <w:ins w:id="12" w:author="嶒棚文" w:date="2021-06-12T00:31:38Z">
        <w:r>
          <w:rPr/>
          <w:t>1</w:t>
        </w:r>
      </w:ins>
      <w:ins w:id="13" w:author="嶒棚文" w:date="2021-06-12T00:31:38Z">
        <w:r>
          <w:rPr/>
          <w:fldChar w:fldCharType="end"/>
        </w:r>
      </w:ins>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default" w:ascii="华文仿宋" w:hAnsi="华文仿宋" w:eastAsia="华文仿宋"/>
          <w:sz w:val="24"/>
          <w:szCs w:val="24"/>
          <w:lang w:val="en-US" w:eastAsia="zh-CN"/>
        </w:rPr>
      </w:pPr>
      <w:ins w:id="14" w:author="嶒棚文" w:date="2021-06-11T22:21:52Z">
        <w:r>
          <w:rPr>
            <w:rFonts w:hint="eastAsia" w:ascii="华文仿宋" w:hAnsi="华文仿宋" w:eastAsia="华文仿宋"/>
            <w:sz w:val="24"/>
            <w:szCs w:val="24"/>
            <w:lang w:val="en-US" w:eastAsia="zh-CN"/>
          </w:rPr>
          <w:t>现如今大部分智能医疗过程，都如</w:t>
        </w:r>
      </w:ins>
      <w:ins w:id="15" w:author="嶒棚文" w:date="2021-06-11T22:22:21Z">
        <w:r>
          <w:rPr>
            <w:rFonts w:hint="eastAsia" w:ascii="华文仿宋" w:hAnsi="华文仿宋" w:eastAsia="华文仿宋"/>
            <w:sz w:val="24"/>
            <w:szCs w:val="24"/>
            <w:lang w:val="en-US" w:eastAsia="zh-CN"/>
          </w:rPr>
          <w:t>图</w:t>
        </w:r>
      </w:ins>
      <w:ins w:id="16" w:author="嶒棚文" w:date="2021-06-11T22:22:22Z">
        <w:r>
          <w:rPr>
            <w:rFonts w:hint="eastAsia" w:ascii="华文仿宋" w:hAnsi="华文仿宋" w:eastAsia="华文仿宋"/>
            <w:sz w:val="24"/>
            <w:szCs w:val="24"/>
            <w:lang w:val="en-US" w:eastAsia="zh-CN"/>
          </w:rPr>
          <w:t>1</w:t>
        </w:r>
      </w:ins>
      <w:ins w:id="17" w:author="嶒棚文" w:date="2021-06-11T22:22:23Z">
        <w:r>
          <w:rPr>
            <w:rFonts w:hint="eastAsia" w:ascii="华文仿宋" w:hAnsi="华文仿宋" w:eastAsia="华文仿宋"/>
            <w:sz w:val="24"/>
            <w:szCs w:val="24"/>
            <w:lang w:val="en-US" w:eastAsia="zh-CN"/>
          </w:rPr>
          <w:t>所示，</w:t>
        </w:r>
      </w:ins>
      <w:ins w:id="18" w:author="嶒棚文" w:date="2021-06-11T22:22:27Z">
        <w:r>
          <w:rPr>
            <w:rFonts w:hint="eastAsia" w:ascii="华文仿宋" w:hAnsi="华文仿宋" w:eastAsia="华文仿宋"/>
            <w:sz w:val="24"/>
            <w:szCs w:val="24"/>
            <w:lang w:val="en-US" w:eastAsia="zh-CN"/>
          </w:rPr>
          <w:t>医疗机构</w:t>
        </w:r>
      </w:ins>
      <w:ins w:id="19" w:author="嶒棚文" w:date="2021-06-11T22:22:34Z">
        <w:r>
          <w:rPr>
            <w:rFonts w:hint="eastAsia" w:ascii="华文仿宋" w:hAnsi="华文仿宋" w:eastAsia="华文仿宋"/>
            <w:sz w:val="24"/>
            <w:szCs w:val="24"/>
            <w:lang w:val="en-US" w:eastAsia="zh-CN"/>
          </w:rPr>
          <w:t>对</w:t>
        </w:r>
      </w:ins>
      <w:ins w:id="20" w:author="嶒棚文" w:date="2021-06-11T22:22:37Z">
        <w:r>
          <w:rPr>
            <w:rFonts w:hint="eastAsia" w:ascii="华文仿宋" w:hAnsi="华文仿宋" w:eastAsia="华文仿宋"/>
            <w:sz w:val="24"/>
            <w:szCs w:val="24"/>
            <w:lang w:val="en-US" w:eastAsia="zh-CN"/>
          </w:rPr>
          <w:t>病人</w:t>
        </w:r>
      </w:ins>
      <w:ins w:id="21" w:author="嶒棚文" w:date="2021-06-11T22:22:38Z">
        <w:r>
          <w:rPr>
            <w:rFonts w:hint="eastAsia" w:ascii="华文仿宋" w:hAnsi="华文仿宋" w:eastAsia="华文仿宋"/>
            <w:sz w:val="24"/>
            <w:szCs w:val="24"/>
            <w:lang w:val="en-US" w:eastAsia="zh-CN"/>
          </w:rPr>
          <w:t>做</w:t>
        </w:r>
      </w:ins>
      <w:ins w:id="22" w:author="嶒棚文" w:date="2021-06-11T22:22:43Z">
        <w:r>
          <w:rPr>
            <w:rFonts w:hint="eastAsia" w:ascii="华文仿宋" w:hAnsi="华文仿宋" w:eastAsia="华文仿宋"/>
            <w:sz w:val="24"/>
            <w:szCs w:val="24"/>
            <w:lang w:val="en-US" w:eastAsia="zh-CN"/>
          </w:rPr>
          <w:t>系统地</w:t>
        </w:r>
      </w:ins>
      <w:ins w:id="23" w:author="嶒棚文" w:date="2021-06-11T22:22:44Z">
        <w:r>
          <w:rPr>
            <w:rFonts w:hint="eastAsia" w:ascii="华文仿宋" w:hAnsi="华文仿宋" w:eastAsia="华文仿宋"/>
            <w:sz w:val="24"/>
            <w:szCs w:val="24"/>
            <w:lang w:val="en-US" w:eastAsia="zh-CN"/>
          </w:rPr>
          <w:t>检测</w:t>
        </w:r>
      </w:ins>
      <w:ins w:id="24" w:author="嶒棚文" w:date="2021-06-11T22:22:46Z">
        <w:r>
          <w:rPr>
            <w:rFonts w:hint="eastAsia" w:ascii="华文仿宋" w:hAnsi="华文仿宋" w:eastAsia="华文仿宋"/>
            <w:sz w:val="24"/>
            <w:szCs w:val="24"/>
            <w:lang w:val="en-US" w:eastAsia="zh-CN"/>
          </w:rPr>
          <w:t>保存</w:t>
        </w:r>
      </w:ins>
      <w:ins w:id="25" w:author="嶒棚文" w:date="2021-06-11T22:22:48Z">
        <w:r>
          <w:rPr>
            <w:rFonts w:hint="eastAsia" w:ascii="华文仿宋" w:hAnsi="华文仿宋" w:eastAsia="华文仿宋"/>
            <w:sz w:val="24"/>
            <w:szCs w:val="24"/>
            <w:lang w:val="en-US" w:eastAsia="zh-CN"/>
          </w:rPr>
          <w:t>医疗数据，</w:t>
        </w:r>
      </w:ins>
      <w:ins w:id="26" w:author="嶒棚文" w:date="2021-06-11T22:23:01Z">
        <w:r>
          <w:rPr>
            <w:rFonts w:hint="eastAsia" w:ascii="华文仿宋" w:hAnsi="华文仿宋" w:eastAsia="华文仿宋"/>
            <w:sz w:val="24"/>
            <w:szCs w:val="24"/>
            <w:lang w:val="en-US" w:eastAsia="zh-CN"/>
          </w:rPr>
          <w:t>然后</w:t>
        </w:r>
      </w:ins>
      <w:ins w:id="27" w:author="嶒棚文" w:date="2021-06-11T22:23:09Z">
        <w:r>
          <w:rPr>
            <w:rFonts w:hint="eastAsia" w:ascii="华文仿宋" w:hAnsi="华文仿宋" w:eastAsia="华文仿宋"/>
            <w:sz w:val="24"/>
            <w:szCs w:val="24"/>
            <w:lang w:val="en-US" w:eastAsia="zh-CN"/>
          </w:rPr>
          <w:t>将数据</w:t>
        </w:r>
      </w:ins>
      <w:ins w:id="28" w:author="嶒棚文" w:date="2021-06-11T22:23:11Z">
        <w:r>
          <w:rPr>
            <w:rFonts w:hint="eastAsia" w:ascii="华文仿宋" w:hAnsi="华文仿宋" w:eastAsia="华文仿宋"/>
            <w:sz w:val="24"/>
            <w:szCs w:val="24"/>
            <w:lang w:val="en-US" w:eastAsia="zh-CN"/>
          </w:rPr>
          <w:t>通过</w:t>
        </w:r>
      </w:ins>
      <w:ins w:id="29" w:author="嶒棚文" w:date="2021-06-11T22:23:18Z">
        <w:r>
          <w:rPr>
            <w:rFonts w:hint="eastAsia" w:ascii="华文仿宋" w:hAnsi="华文仿宋" w:eastAsia="华文仿宋"/>
            <w:sz w:val="24"/>
            <w:szCs w:val="24"/>
            <w:lang w:val="en-US" w:eastAsia="zh-CN"/>
          </w:rPr>
          <w:t>人工</w:t>
        </w:r>
      </w:ins>
      <w:ins w:id="30" w:author="嶒棚文" w:date="2021-06-11T22:23:12Z">
        <w:r>
          <w:rPr>
            <w:rFonts w:hint="eastAsia" w:ascii="华文仿宋" w:hAnsi="华文仿宋" w:eastAsia="华文仿宋"/>
            <w:sz w:val="24"/>
            <w:szCs w:val="24"/>
            <w:lang w:val="en-US" w:eastAsia="zh-CN"/>
          </w:rPr>
          <w:t>智能</w:t>
        </w:r>
      </w:ins>
      <w:ins w:id="31" w:author="嶒棚文" w:date="2021-06-11T22:23:14Z">
        <w:r>
          <w:rPr>
            <w:rFonts w:hint="eastAsia" w:ascii="华文仿宋" w:hAnsi="华文仿宋" w:eastAsia="华文仿宋"/>
            <w:sz w:val="24"/>
            <w:szCs w:val="24"/>
            <w:lang w:val="en-US" w:eastAsia="zh-CN"/>
          </w:rPr>
          <w:t>诊断</w:t>
        </w:r>
      </w:ins>
      <w:ins w:id="32" w:author="嶒棚文" w:date="2021-06-11T22:23:15Z">
        <w:r>
          <w:rPr>
            <w:rFonts w:hint="eastAsia" w:ascii="华文仿宋" w:hAnsi="华文仿宋" w:eastAsia="华文仿宋"/>
            <w:sz w:val="24"/>
            <w:szCs w:val="24"/>
            <w:lang w:val="en-US" w:eastAsia="zh-CN"/>
          </w:rPr>
          <w:t>系统</w:t>
        </w:r>
      </w:ins>
      <w:ins w:id="33" w:author="嶒棚文" w:date="2021-06-11T22:39:41Z">
        <w:r>
          <w:rPr>
            <w:rFonts w:hint="eastAsia" w:ascii="华文仿宋" w:hAnsi="华文仿宋" w:eastAsia="华文仿宋"/>
            <w:sz w:val="24"/>
            <w:szCs w:val="24"/>
            <w:lang w:val="en-US" w:eastAsia="zh-CN"/>
          </w:rPr>
          <w:t>（</w:t>
        </w:r>
      </w:ins>
      <w:ins w:id="34" w:author="嶒棚文" w:date="2021-06-11T22:39:43Z">
        <w:r>
          <w:rPr>
            <w:rFonts w:hint="eastAsia" w:ascii="华文仿宋" w:hAnsi="华文仿宋" w:eastAsia="华文仿宋"/>
            <w:sz w:val="24"/>
            <w:szCs w:val="24"/>
            <w:lang w:val="en-US" w:eastAsia="zh-CN"/>
          </w:rPr>
          <w:t>之后</w:t>
        </w:r>
      </w:ins>
      <w:ins w:id="35" w:author="嶒棚文" w:date="2021-06-11T22:39:44Z">
        <w:r>
          <w:rPr>
            <w:rFonts w:hint="eastAsia" w:ascii="华文仿宋" w:hAnsi="华文仿宋" w:eastAsia="华文仿宋"/>
            <w:sz w:val="24"/>
            <w:szCs w:val="24"/>
            <w:lang w:val="en-US" w:eastAsia="zh-CN"/>
          </w:rPr>
          <w:t>简称</w:t>
        </w:r>
      </w:ins>
      <w:ins w:id="36" w:author="嶒棚文" w:date="2021-06-11T22:39:46Z">
        <w:r>
          <w:rPr>
            <w:rFonts w:hint="eastAsia" w:ascii="华文仿宋" w:hAnsi="华文仿宋" w:eastAsia="华文仿宋"/>
            <w:sz w:val="24"/>
            <w:szCs w:val="24"/>
            <w:lang w:val="en-US" w:eastAsia="zh-CN"/>
          </w:rPr>
          <w:t>T</w:t>
        </w:r>
      </w:ins>
      <w:ins w:id="37" w:author="嶒棚文" w:date="2021-06-11T22:39:47Z">
        <w:r>
          <w:rPr>
            <w:rFonts w:hint="eastAsia" w:ascii="华文仿宋" w:hAnsi="华文仿宋" w:eastAsia="华文仿宋"/>
            <w:sz w:val="24"/>
            <w:szCs w:val="24"/>
            <w:lang w:val="en-US" w:eastAsia="zh-CN"/>
          </w:rPr>
          <w:t>FDA</w:t>
        </w:r>
      </w:ins>
      <w:ins w:id="38" w:author="嶒棚文" w:date="2021-06-11T22:39:48Z">
        <w:r>
          <w:rPr>
            <w:rFonts w:hint="eastAsia" w:ascii="华文仿宋" w:hAnsi="华文仿宋" w:eastAsia="华文仿宋"/>
            <w:sz w:val="24"/>
            <w:szCs w:val="24"/>
            <w:lang w:val="en-US" w:eastAsia="zh-CN"/>
          </w:rPr>
          <w:t>I</w:t>
        </w:r>
      </w:ins>
      <w:ins w:id="39" w:author="嶒棚文" w:date="2021-06-11T22:39:41Z">
        <w:r>
          <w:rPr>
            <w:rFonts w:hint="eastAsia" w:ascii="华文仿宋" w:hAnsi="华文仿宋" w:eastAsia="华文仿宋"/>
            <w:sz w:val="24"/>
            <w:szCs w:val="24"/>
            <w:lang w:val="en-US" w:eastAsia="zh-CN"/>
          </w:rPr>
          <w:t>）</w:t>
        </w:r>
      </w:ins>
      <w:ins w:id="40" w:author="嶒棚文" w:date="2021-06-11T22:23:20Z">
        <w:r>
          <w:rPr>
            <w:rFonts w:hint="eastAsia" w:ascii="华文仿宋" w:hAnsi="华文仿宋" w:eastAsia="华文仿宋"/>
            <w:sz w:val="24"/>
            <w:szCs w:val="24"/>
            <w:lang w:val="en-US" w:eastAsia="zh-CN"/>
          </w:rPr>
          <w:t>获取</w:t>
        </w:r>
      </w:ins>
      <w:ins w:id="41" w:author="嶒棚文" w:date="2021-06-11T22:23:37Z">
        <w:r>
          <w:rPr>
            <w:rFonts w:hint="eastAsia" w:ascii="华文仿宋" w:hAnsi="华文仿宋" w:eastAsia="华文仿宋"/>
            <w:sz w:val="24"/>
            <w:szCs w:val="24"/>
            <w:lang w:val="en-US" w:eastAsia="zh-CN"/>
          </w:rPr>
          <w:t>反馈的</w:t>
        </w:r>
      </w:ins>
      <w:ins w:id="42" w:author="嶒棚文" w:date="2021-06-11T22:23:24Z">
        <w:r>
          <w:rPr>
            <w:rFonts w:hint="eastAsia" w:ascii="华文仿宋" w:hAnsi="华文仿宋" w:eastAsia="华文仿宋"/>
            <w:sz w:val="24"/>
            <w:szCs w:val="24"/>
            <w:lang w:val="en-US" w:eastAsia="zh-CN"/>
          </w:rPr>
          <w:t>诊断</w:t>
        </w:r>
      </w:ins>
      <w:ins w:id="43" w:author="嶒棚文" w:date="2021-06-11T22:23:25Z">
        <w:r>
          <w:rPr>
            <w:rFonts w:hint="eastAsia" w:ascii="华文仿宋" w:hAnsi="华文仿宋" w:eastAsia="华文仿宋"/>
            <w:sz w:val="24"/>
            <w:szCs w:val="24"/>
            <w:lang w:val="en-US" w:eastAsia="zh-CN"/>
          </w:rPr>
          <w:t>结果</w:t>
        </w:r>
      </w:ins>
      <w:ins w:id="44" w:author="嶒棚文" w:date="2021-06-11T22:23:42Z">
        <w:r>
          <w:rPr>
            <w:rFonts w:hint="eastAsia" w:ascii="华文仿宋" w:hAnsi="华文仿宋" w:eastAsia="华文仿宋"/>
            <w:sz w:val="24"/>
            <w:szCs w:val="24"/>
            <w:lang w:val="en-US" w:eastAsia="zh-CN"/>
          </w:rPr>
          <w:t>。</w:t>
        </w:r>
      </w:ins>
      <w:ins w:id="45" w:author="嶒棚文" w:date="2021-06-11T22:23:47Z">
        <w:r>
          <w:rPr>
            <w:rFonts w:hint="eastAsia" w:ascii="华文仿宋" w:hAnsi="华文仿宋" w:eastAsia="华文仿宋"/>
            <w:sz w:val="24"/>
            <w:szCs w:val="24"/>
            <w:lang w:val="en-US" w:eastAsia="zh-CN"/>
          </w:rPr>
          <w:t>在</w:t>
        </w:r>
      </w:ins>
      <w:ins w:id="46" w:author="嶒棚文" w:date="2021-06-11T22:23:50Z">
        <w:r>
          <w:rPr>
            <w:rFonts w:hint="eastAsia" w:ascii="华文仿宋" w:hAnsi="华文仿宋" w:eastAsia="华文仿宋"/>
            <w:sz w:val="24"/>
            <w:szCs w:val="24"/>
            <w:lang w:val="en-US" w:eastAsia="zh-CN"/>
          </w:rPr>
          <w:t>这其中</w:t>
        </w:r>
      </w:ins>
      <w:ins w:id="47" w:author="嶒棚文" w:date="2021-06-11T22:23:51Z">
        <w:r>
          <w:rPr>
            <w:rFonts w:hint="eastAsia" w:ascii="华文仿宋" w:hAnsi="华文仿宋" w:eastAsia="华文仿宋"/>
            <w:sz w:val="24"/>
            <w:szCs w:val="24"/>
            <w:lang w:val="en-US" w:eastAsia="zh-CN"/>
          </w:rPr>
          <w:t>，</w:t>
        </w:r>
      </w:ins>
      <w:ins w:id="48" w:author="嶒棚文" w:date="2021-06-11T22:23:57Z">
        <w:r>
          <w:rPr>
            <w:rFonts w:hint="eastAsia" w:ascii="华文仿宋" w:hAnsi="华文仿宋" w:eastAsia="华文仿宋"/>
            <w:sz w:val="24"/>
            <w:szCs w:val="24"/>
            <w:lang w:val="en-US" w:eastAsia="zh-CN"/>
          </w:rPr>
          <w:t>敏感数据</w:t>
        </w:r>
      </w:ins>
      <w:ins w:id="49" w:author="嶒棚文" w:date="2021-06-11T22:24:04Z">
        <w:r>
          <w:rPr>
            <w:rFonts w:hint="eastAsia" w:ascii="华文仿宋" w:hAnsi="华文仿宋" w:eastAsia="华文仿宋"/>
            <w:sz w:val="24"/>
            <w:szCs w:val="24"/>
            <w:lang w:val="en-US" w:eastAsia="zh-CN"/>
          </w:rPr>
          <w:t>的</w:t>
        </w:r>
      </w:ins>
      <w:ins w:id="50" w:author="嶒棚文" w:date="2021-06-11T22:24:06Z">
        <w:r>
          <w:rPr>
            <w:rFonts w:hint="eastAsia" w:ascii="华文仿宋" w:hAnsi="华文仿宋" w:eastAsia="华文仿宋"/>
            <w:sz w:val="24"/>
            <w:szCs w:val="24"/>
            <w:lang w:val="en-US" w:eastAsia="zh-CN"/>
          </w:rPr>
          <w:t>泄露</w:t>
        </w:r>
      </w:ins>
      <w:ins w:id="51" w:author="嶒棚文" w:date="2021-06-11T22:24:07Z">
        <w:r>
          <w:rPr>
            <w:rFonts w:hint="eastAsia" w:ascii="华文仿宋" w:hAnsi="华文仿宋" w:eastAsia="华文仿宋"/>
            <w:sz w:val="24"/>
            <w:szCs w:val="24"/>
            <w:lang w:val="en-US" w:eastAsia="zh-CN"/>
          </w:rPr>
          <w:t>风险</w:t>
        </w:r>
      </w:ins>
      <w:ins w:id="52" w:author="嶒棚文" w:date="2021-06-11T22:24:11Z">
        <w:r>
          <w:rPr>
            <w:rFonts w:hint="eastAsia" w:ascii="华文仿宋" w:hAnsi="华文仿宋" w:eastAsia="华文仿宋"/>
            <w:sz w:val="24"/>
            <w:szCs w:val="24"/>
            <w:lang w:val="en-US" w:eastAsia="zh-CN"/>
          </w:rPr>
          <w:t>主要</w:t>
        </w:r>
      </w:ins>
      <w:ins w:id="53" w:author="嶒棚文" w:date="2021-06-11T22:24:14Z">
        <w:r>
          <w:rPr>
            <w:rFonts w:hint="eastAsia" w:ascii="华文仿宋" w:hAnsi="华文仿宋" w:eastAsia="华文仿宋"/>
            <w:sz w:val="24"/>
            <w:szCs w:val="24"/>
            <w:lang w:val="en-US" w:eastAsia="zh-CN"/>
          </w:rPr>
          <w:t>主要体现</w:t>
        </w:r>
      </w:ins>
      <w:ins w:id="54" w:author="嶒棚文" w:date="2021-06-11T22:24:15Z">
        <w:r>
          <w:rPr>
            <w:rFonts w:hint="eastAsia" w:ascii="华文仿宋" w:hAnsi="华文仿宋" w:eastAsia="华文仿宋"/>
            <w:sz w:val="24"/>
            <w:szCs w:val="24"/>
            <w:lang w:val="en-US" w:eastAsia="zh-CN"/>
          </w:rPr>
          <w:t>在</w:t>
        </w:r>
      </w:ins>
      <w:ins w:id="55" w:author="嶒棚文" w:date="2021-06-11T22:24:20Z">
        <w:r>
          <w:rPr>
            <w:rFonts w:hint="eastAsia" w:ascii="华文仿宋" w:hAnsi="华文仿宋" w:eastAsia="华文仿宋"/>
            <w:sz w:val="24"/>
            <w:szCs w:val="24"/>
            <w:lang w:val="en-US" w:eastAsia="zh-CN"/>
          </w:rPr>
          <w:t>后</w:t>
        </w:r>
      </w:ins>
      <w:ins w:id="56" w:author="嶒棚文" w:date="2021-06-11T22:24:22Z">
        <w:r>
          <w:rPr>
            <w:rFonts w:hint="eastAsia" w:ascii="华文仿宋" w:hAnsi="华文仿宋" w:eastAsia="华文仿宋"/>
            <w:sz w:val="24"/>
            <w:szCs w:val="24"/>
            <w:lang w:val="en-US" w:eastAsia="zh-CN"/>
          </w:rPr>
          <w:t>两</w:t>
        </w:r>
      </w:ins>
      <w:ins w:id="57" w:author="嶒棚文" w:date="2021-06-11T22:24:32Z">
        <w:r>
          <w:rPr>
            <w:rFonts w:hint="eastAsia" w:ascii="华文仿宋" w:hAnsi="华文仿宋" w:eastAsia="华文仿宋"/>
            <w:sz w:val="24"/>
            <w:szCs w:val="24"/>
            <w:lang w:val="en-US" w:eastAsia="zh-CN"/>
          </w:rPr>
          <w:t>者</w:t>
        </w:r>
      </w:ins>
      <w:ins w:id="58" w:author="嶒棚文" w:date="2021-06-11T22:24:22Z">
        <w:r>
          <w:rPr>
            <w:rFonts w:hint="eastAsia" w:ascii="华文仿宋" w:hAnsi="华文仿宋" w:eastAsia="华文仿宋"/>
            <w:sz w:val="24"/>
            <w:szCs w:val="24"/>
            <w:lang w:val="en-US" w:eastAsia="zh-CN"/>
          </w:rPr>
          <w:t>的</w:t>
        </w:r>
      </w:ins>
      <w:ins w:id="59" w:author="嶒棚文" w:date="2021-06-11T22:24:47Z">
        <w:r>
          <w:rPr>
            <w:rFonts w:hint="eastAsia" w:ascii="华文仿宋" w:hAnsi="华文仿宋" w:eastAsia="华文仿宋"/>
            <w:sz w:val="24"/>
            <w:szCs w:val="24"/>
            <w:lang w:val="en-US" w:eastAsia="zh-CN"/>
          </w:rPr>
          <w:t>数据共享</w:t>
        </w:r>
      </w:ins>
      <w:ins w:id="60" w:author="嶒棚文" w:date="2021-06-11T22:24:50Z">
        <w:r>
          <w:rPr>
            <w:rFonts w:hint="eastAsia" w:ascii="华文仿宋" w:hAnsi="华文仿宋" w:eastAsia="华文仿宋"/>
            <w:sz w:val="24"/>
            <w:szCs w:val="24"/>
            <w:lang w:val="en-US" w:eastAsia="zh-CN"/>
          </w:rPr>
          <w:t>与</w:t>
        </w:r>
      </w:ins>
      <w:ins w:id="61" w:author="嶒棚文" w:date="2021-06-11T22:24:52Z">
        <w:r>
          <w:rPr>
            <w:rFonts w:hint="eastAsia" w:ascii="华文仿宋" w:hAnsi="华文仿宋" w:eastAsia="华文仿宋"/>
            <w:sz w:val="24"/>
            <w:szCs w:val="24"/>
            <w:lang w:val="en-US" w:eastAsia="zh-CN"/>
          </w:rPr>
          <w:t>存储</w:t>
        </w:r>
      </w:ins>
      <w:ins w:id="62" w:author="嶒棚文" w:date="2021-06-11T22:24:53Z">
        <w:r>
          <w:rPr>
            <w:rFonts w:hint="eastAsia" w:ascii="华文仿宋" w:hAnsi="华文仿宋" w:eastAsia="华文仿宋"/>
            <w:sz w:val="24"/>
            <w:szCs w:val="24"/>
            <w:lang w:val="en-US" w:eastAsia="zh-CN"/>
          </w:rPr>
          <w:t>上，</w:t>
        </w:r>
      </w:ins>
      <w:ins w:id="63" w:author="嶒棚文" w:date="2021-06-11T22:24:57Z">
        <w:r>
          <w:rPr>
            <w:rFonts w:hint="eastAsia" w:ascii="华文仿宋" w:hAnsi="华文仿宋" w:eastAsia="华文仿宋"/>
            <w:sz w:val="24"/>
            <w:szCs w:val="24"/>
            <w:lang w:val="en-US" w:eastAsia="zh-CN"/>
          </w:rPr>
          <w:t>我</w:t>
        </w:r>
      </w:ins>
      <w:ins w:id="64" w:author="嶒棚文" w:date="2021-06-11T22:24:59Z">
        <w:r>
          <w:rPr>
            <w:rFonts w:hint="eastAsia" w:ascii="华文仿宋" w:hAnsi="华文仿宋" w:eastAsia="华文仿宋"/>
            <w:sz w:val="24"/>
            <w:szCs w:val="24"/>
            <w:lang w:val="en-US" w:eastAsia="zh-CN"/>
          </w:rPr>
          <w:t>们</w:t>
        </w:r>
      </w:ins>
      <w:ins w:id="65" w:author="嶒棚文" w:date="2021-06-11T22:25:00Z">
        <w:r>
          <w:rPr>
            <w:rFonts w:hint="eastAsia" w:ascii="华文仿宋" w:hAnsi="华文仿宋" w:eastAsia="华文仿宋"/>
            <w:sz w:val="24"/>
            <w:szCs w:val="24"/>
            <w:lang w:val="en-US" w:eastAsia="zh-CN"/>
          </w:rPr>
          <w:t>首先</w:t>
        </w:r>
      </w:ins>
      <w:ins w:id="66" w:author="嶒棚文" w:date="2021-06-11T22:26:44Z">
        <w:r>
          <w:rPr>
            <w:rFonts w:hint="eastAsia" w:ascii="华文仿宋" w:hAnsi="华文仿宋" w:eastAsia="华文仿宋"/>
            <w:sz w:val="24"/>
            <w:szCs w:val="24"/>
            <w:lang w:val="en-US" w:eastAsia="zh-CN"/>
          </w:rPr>
          <w:t>用</w:t>
        </w:r>
      </w:ins>
      <w:ins w:id="67" w:author="嶒棚文" w:date="2021-06-11T22:26:33Z">
        <w:r>
          <w:rPr>
            <w:rFonts w:hint="eastAsia" w:ascii="华文仿宋" w:hAnsi="华文仿宋" w:eastAsia="华文仿宋"/>
            <w:sz w:val="24"/>
            <w:szCs w:val="24"/>
            <w:lang w:val="en-US" w:eastAsia="zh-CN"/>
          </w:rPr>
          <w:t>RSA</w:t>
        </w:r>
      </w:ins>
      <w:ins w:id="68" w:author="嶒棚文" w:date="2021-06-11T22:26:36Z">
        <w:r>
          <w:rPr>
            <w:rFonts w:hint="eastAsia" w:ascii="华文仿宋" w:hAnsi="华文仿宋" w:eastAsia="华文仿宋"/>
            <w:sz w:val="24"/>
            <w:szCs w:val="24"/>
            <w:lang w:val="en-US" w:eastAsia="zh-CN"/>
          </w:rPr>
          <w:t>（</w:t>
        </w:r>
      </w:ins>
      <w:ins w:id="69" w:author="嶒棚文" w:date="2021-06-11T22:26:35Z">
        <w:r>
          <w:rPr>
            <w:rFonts w:hint="eastAsia" w:ascii="华文仿宋" w:hAnsi="华文仿宋" w:eastAsia="华文仿宋"/>
            <w:sz w:val="24"/>
            <w:szCs w:val="24"/>
            <w:lang w:val="en-US" w:eastAsia="zh-CN"/>
          </w:rPr>
          <w:t>一种</w:t>
        </w:r>
      </w:ins>
      <w:ins w:id="70" w:author="嶒棚文" w:date="2021-06-11T22:25:09Z">
        <w:r>
          <w:rPr>
            <w:rFonts w:hint="eastAsia" w:ascii="华文仿宋" w:hAnsi="华文仿宋" w:eastAsia="华文仿宋"/>
            <w:sz w:val="24"/>
            <w:szCs w:val="24"/>
            <w:lang w:val="en-US" w:eastAsia="zh-CN"/>
          </w:rPr>
          <w:t>非对称加密</w:t>
        </w:r>
      </w:ins>
      <w:ins w:id="71" w:author="嶒棚文" w:date="2021-06-11T22:26:03Z">
        <w:r>
          <w:rPr>
            <w:rFonts w:hint="eastAsia" w:ascii="华文仿宋" w:hAnsi="华文仿宋" w:eastAsia="华文仿宋"/>
            <w:sz w:val="24"/>
            <w:szCs w:val="24"/>
            <w:lang w:val="en-US" w:eastAsia="zh-CN"/>
          </w:rPr>
          <w:t>算法</w:t>
        </w:r>
      </w:ins>
      <w:ins w:id="72" w:author="嶒棚文" w:date="2021-06-11T22:26:38Z">
        <w:r>
          <w:rPr>
            <w:rFonts w:hint="eastAsia" w:ascii="华文仿宋" w:hAnsi="华文仿宋" w:eastAsia="华文仿宋"/>
            <w:sz w:val="24"/>
            <w:szCs w:val="24"/>
            <w:lang w:val="en-US" w:eastAsia="zh-CN"/>
          </w:rPr>
          <w:t>）</w:t>
        </w:r>
      </w:ins>
      <w:ins w:id="73" w:author="嶒棚文" w:date="2021-06-11T22:25:13Z">
        <w:r>
          <w:rPr>
            <w:rFonts w:hint="eastAsia" w:ascii="华文仿宋" w:hAnsi="华文仿宋" w:eastAsia="华文仿宋"/>
            <w:sz w:val="24"/>
            <w:szCs w:val="24"/>
            <w:lang w:val="en-US" w:eastAsia="zh-CN"/>
          </w:rPr>
          <w:t>对</w:t>
        </w:r>
      </w:ins>
      <w:ins w:id="74" w:author="嶒棚文" w:date="2021-06-11T22:25:17Z">
        <w:r>
          <w:rPr>
            <w:rFonts w:hint="eastAsia" w:ascii="华文仿宋" w:hAnsi="华文仿宋" w:eastAsia="华文仿宋"/>
            <w:sz w:val="24"/>
            <w:szCs w:val="24"/>
            <w:lang w:val="en-US" w:eastAsia="zh-CN"/>
          </w:rPr>
          <w:t>含有</w:t>
        </w:r>
      </w:ins>
      <w:ins w:id="75" w:author="嶒棚文" w:date="2021-06-11T22:25:18Z">
        <w:r>
          <w:rPr>
            <w:rFonts w:hint="eastAsia" w:ascii="华文仿宋" w:hAnsi="华文仿宋" w:eastAsia="华文仿宋"/>
            <w:sz w:val="24"/>
            <w:szCs w:val="24"/>
            <w:lang w:val="en-US" w:eastAsia="zh-CN"/>
          </w:rPr>
          <w:t>敏感信息</w:t>
        </w:r>
      </w:ins>
      <w:ins w:id="76" w:author="嶒棚文" w:date="2021-06-11T22:25:19Z">
        <w:r>
          <w:rPr>
            <w:rFonts w:hint="eastAsia" w:ascii="华文仿宋" w:hAnsi="华文仿宋" w:eastAsia="华文仿宋"/>
            <w:sz w:val="24"/>
            <w:szCs w:val="24"/>
            <w:lang w:val="en-US" w:eastAsia="zh-CN"/>
          </w:rPr>
          <w:t>的</w:t>
        </w:r>
      </w:ins>
      <w:ins w:id="77" w:author="嶒棚文" w:date="2021-06-11T22:25:20Z">
        <w:r>
          <w:rPr>
            <w:rFonts w:hint="eastAsia" w:ascii="华文仿宋" w:hAnsi="华文仿宋" w:eastAsia="华文仿宋"/>
            <w:sz w:val="24"/>
            <w:szCs w:val="24"/>
            <w:lang w:val="en-US" w:eastAsia="zh-CN"/>
          </w:rPr>
          <w:t>数据</w:t>
        </w:r>
      </w:ins>
      <w:ins w:id="78" w:author="嶒棚文" w:date="2021-06-11T22:25:23Z">
        <w:r>
          <w:rPr>
            <w:rFonts w:hint="eastAsia" w:ascii="华文仿宋" w:hAnsi="华文仿宋" w:eastAsia="华文仿宋"/>
            <w:sz w:val="24"/>
            <w:szCs w:val="24"/>
            <w:lang w:val="en-US" w:eastAsia="zh-CN"/>
          </w:rPr>
          <w:t>进行</w:t>
        </w:r>
      </w:ins>
      <w:ins w:id="79" w:author="嶒棚文" w:date="2021-06-11T22:25:24Z">
        <w:r>
          <w:rPr>
            <w:rFonts w:hint="eastAsia" w:ascii="华文仿宋" w:hAnsi="华文仿宋" w:eastAsia="华文仿宋"/>
            <w:sz w:val="24"/>
            <w:szCs w:val="24"/>
            <w:lang w:val="en-US" w:eastAsia="zh-CN"/>
          </w:rPr>
          <w:t>加密</w:t>
        </w:r>
      </w:ins>
      <w:ins w:id="80" w:author="嶒棚文" w:date="2021-06-11T22:35:14Z">
        <w:r>
          <w:rPr>
            <w:rFonts w:hint="eastAsia" w:ascii="华文仿宋" w:hAnsi="华文仿宋" w:eastAsia="华文仿宋"/>
            <w:sz w:val="24"/>
            <w:szCs w:val="24"/>
            <w:lang w:val="en-US" w:eastAsia="zh-CN"/>
          </w:rPr>
          <w:t>。</w:t>
        </w:r>
      </w:ins>
      <w:ins w:id="81" w:author="嶒棚文" w:date="2021-06-11T22:28:43Z">
        <w:r>
          <w:rPr>
            <w:rFonts w:hint="eastAsia" w:ascii="华文仿宋" w:hAnsi="华文仿宋" w:eastAsia="华文仿宋" w:cstheme="minorBidi"/>
            <w:i w:val="0"/>
            <w:iCs w:val="0"/>
            <w:caps w:val="0"/>
            <w:spacing w:val="0"/>
            <w:sz w:val="24"/>
            <w:szCs w:val="24"/>
            <w:shd w:val="clear"/>
            <w:lang w:val="en-US" w:eastAsia="zh-CN"/>
          </w:rPr>
          <w:t>首先</w:t>
        </w:r>
      </w:ins>
      <w:ins w:id="82" w:author="嶒棚文" w:date="2021-06-11T22:28:45Z">
        <w:r>
          <w:rPr>
            <w:rFonts w:hint="eastAsia" w:ascii="华文仿宋" w:hAnsi="华文仿宋" w:eastAsia="华文仿宋" w:cstheme="minorBidi"/>
            <w:i w:val="0"/>
            <w:iCs w:val="0"/>
            <w:caps w:val="0"/>
            <w:spacing w:val="0"/>
            <w:sz w:val="24"/>
            <w:szCs w:val="24"/>
            <w:shd w:val="clear"/>
            <w:lang w:val="en-US" w:eastAsia="zh-CN"/>
          </w:rPr>
          <w:t>它会</w:t>
        </w:r>
      </w:ins>
      <w:ins w:id="83" w:author="嶒棚文" w:date="2021-06-11T22:28:47Z">
        <w:r>
          <w:rPr>
            <w:rFonts w:hint="eastAsia" w:ascii="华文仿宋" w:hAnsi="华文仿宋" w:eastAsia="华文仿宋" w:cstheme="minorBidi"/>
            <w:i w:val="0"/>
            <w:iCs w:val="0"/>
            <w:caps w:val="0"/>
            <w:spacing w:val="0"/>
            <w:sz w:val="24"/>
            <w:szCs w:val="24"/>
            <w:shd w:val="clear"/>
            <w:lang w:val="en-US" w:eastAsia="zh-CN"/>
          </w:rPr>
          <w:t>生成</w:t>
        </w:r>
      </w:ins>
      <w:ins w:id="84" w:author="嶒棚文" w:date="2021-06-11T22:28:48Z">
        <w:r>
          <w:rPr>
            <w:rFonts w:hint="eastAsia" w:ascii="华文仿宋" w:hAnsi="华文仿宋" w:eastAsia="华文仿宋" w:cstheme="minorBidi"/>
            <w:i w:val="0"/>
            <w:iCs w:val="0"/>
            <w:caps w:val="0"/>
            <w:spacing w:val="0"/>
            <w:sz w:val="24"/>
            <w:szCs w:val="24"/>
            <w:shd w:val="clear"/>
            <w:lang w:val="en-US" w:eastAsia="zh-CN"/>
          </w:rPr>
          <w:t>一</w:t>
        </w:r>
      </w:ins>
      <w:ins w:id="85" w:author="嶒棚文" w:date="2021-06-11T22:28:50Z">
        <w:r>
          <w:rPr>
            <w:rFonts w:hint="eastAsia" w:ascii="华文仿宋" w:hAnsi="华文仿宋" w:eastAsia="华文仿宋" w:cstheme="minorBidi"/>
            <w:i w:val="0"/>
            <w:iCs w:val="0"/>
            <w:caps w:val="0"/>
            <w:spacing w:val="0"/>
            <w:sz w:val="24"/>
            <w:szCs w:val="24"/>
            <w:shd w:val="clear"/>
            <w:lang w:val="en-US" w:eastAsia="zh-CN"/>
          </w:rPr>
          <w:t>对</w:t>
        </w:r>
      </w:ins>
      <w:ins w:id="86" w:author="嶒棚文" w:date="2021-06-11T22:28:52Z">
        <w:r>
          <w:rPr>
            <w:rFonts w:hint="eastAsia" w:ascii="华文仿宋" w:hAnsi="华文仿宋" w:eastAsia="华文仿宋" w:cstheme="minorBidi"/>
            <w:i w:val="0"/>
            <w:iCs w:val="0"/>
            <w:caps w:val="0"/>
            <w:spacing w:val="0"/>
            <w:sz w:val="24"/>
            <w:szCs w:val="24"/>
            <w:shd w:val="clear"/>
            <w:lang w:val="en-US" w:eastAsia="zh-CN"/>
          </w:rPr>
          <w:t>公钥</w:t>
        </w:r>
      </w:ins>
      <w:ins w:id="87" w:author="嶒棚文" w:date="2021-06-11T22:28:53Z">
        <w:r>
          <w:rPr>
            <w:rFonts w:hint="eastAsia" w:ascii="华文仿宋" w:hAnsi="华文仿宋" w:eastAsia="华文仿宋" w:cstheme="minorBidi"/>
            <w:i w:val="0"/>
            <w:iCs w:val="0"/>
            <w:caps w:val="0"/>
            <w:spacing w:val="0"/>
            <w:sz w:val="24"/>
            <w:szCs w:val="24"/>
            <w:shd w:val="clear"/>
            <w:lang w:val="en-US" w:eastAsia="zh-CN"/>
          </w:rPr>
          <w:t>与</w:t>
        </w:r>
      </w:ins>
      <w:ins w:id="88" w:author="嶒棚文" w:date="2021-06-11T22:28:55Z">
        <w:r>
          <w:rPr>
            <w:rFonts w:hint="eastAsia" w:ascii="华文仿宋" w:hAnsi="华文仿宋" w:eastAsia="华文仿宋" w:cstheme="minorBidi"/>
            <w:i w:val="0"/>
            <w:iCs w:val="0"/>
            <w:caps w:val="0"/>
            <w:spacing w:val="0"/>
            <w:sz w:val="24"/>
            <w:szCs w:val="24"/>
            <w:shd w:val="clear"/>
            <w:lang w:val="en-US" w:eastAsia="zh-CN"/>
          </w:rPr>
          <w:t>私钥</w:t>
        </w:r>
      </w:ins>
      <w:ins w:id="89" w:author="嶒棚文" w:date="2021-06-11T22:28:57Z">
        <w:r>
          <w:rPr>
            <w:rFonts w:hint="eastAsia" w:ascii="华文仿宋" w:hAnsi="华文仿宋" w:eastAsia="华文仿宋" w:cstheme="minorBidi"/>
            <w:i w:val="0"/>
            <w:iCs w:val="0"/>
            <w:caps w:val="0"/>
            <w:spacing w:val="0"/>
            <w:sz w:val="24"/>
            <w:szCs w:val="24"/>
            <w:shd w:val="clear"/>
            <w:lang w:val="en-US" w:eastAsia="zh-CN"/>
          </w:rPr>
          <w:t>，</w:t>
        </w:r>
      </w:ins>
      <w:ins w:id="90" w:author="嶒棚文" w:date="2021-06-11T22:28:59Z">
        <w:r>
          <w:rPr>
            <w:rFonts w:hint="eastAsia" w:ascii="华文仿宋" w:hAnsi="华文仿宋" w:eastAsia="华文仿宋" w:cstheme="minorBidi"/>
            <w:i w:val="0"/>
            <w:iCs w:val="0"/>
            <w:caps w:val="0"/>
            <w:spacing w:val="0"/>
            <w:sz w:val="24"/>
            <w:szCs w:val="24"/>
            <w:shd w:val="clear"/>
            <w:lang w:val="en-US" w:eastAsia="zh-CN"/>
          </w:rPr>
          <w:t>公钥</w:t>
        </w:r>
      </w:ins>
      <w:ins w:id="91" w:author="嶒棚文" w:date="2021-06-11T22:29:00Z">
        <w:r>
          <w:rPr>
            <w:rFonts w:hint="eastAsia" w:ascii="华文仿宋" w:hAnsi="华文仿宋" w:eastAsia="华文仿宋" w:cstheme="minorBidi"/>
            <w:i w:val="0"/>
            <w:iCs w:val="0"/>
            <w:caps w:val="0"/>
            <w:spacing w:val="0"/>
            <w:sz w:val="24"/>
            <w:szCs w:val="24"/>
            <w:shd w:val="clear"/>
            <w:lang w:val="en-US" w:eastAsia="zh-CN"/>
          </w:rPr>
          <w:t>用于</w:t>
        </w:r>
      </w:ins>
      <w:ins w:id="92" w:author="嶒棚文" w:date="2021-06-11T22:29:01Z">
        <w:r>
          <w:rPr>
            <w:rFonts w:hint="eastAsia" w:ascii="华文仿宋" w:hAnsi="华文仿宋" w:eastAsia="华文仿宋" w:cstheme="minorBidi"/>
            <w:i w:val="0"/>
            <w:iCs w:val="0"/>
            <w:caps w:val="0"/>
            <w:spacing w:val="0"/>
            <w:sz w:val="24"/>
            <w:szCs w:val="24"/>
            <w:shd w:val="clear"/>
            <w:lang w:val="en-US" w:eastAsia="zh-CN"/>
          </w:rPr>
          <w:t>加密</w:t>
        </w:r>
      </w:ins>
      <w:ins w:id="93" w:author="嶒棚文" w:date="2021-06-11T22:29:02Z">
        <w:r>
          <w:rPr>
            <w:rFonts w:hint="eastAsia" w:ascii="华文仿宋" w:hAnsi="华文仿宋" w:eastAsia="华文仿宋" w:cstheme="minorBidi"/>
            <w:i w:val="0"/>
            <w:iCs w:val="0"/>
            <w:caps w:val="0"/>
            <w:spacing w:val="0"/>
            <w:sz w:val="24"/>
            <w:szCs w:val="24"/>
            <w:shd w:val="clear"/>
            <w:lang w:val="en-US" w:eastAsia="zh-CN"/>
          </w:rPr>
          <w:t>信息</w:t>
        </w:r>
      </w:ins>
      <w:ins w:id="94" w:author="嶒棚文" w:date="2021-06-11T22:29:15Z">
        <w:r>
          <w:rPr>
            <w:rFonts w:hint="eastAsia" w:ascii="华文仿宋" w:hAnsi="华文仿宋" w:eastAsia="华文仿宋" w:cstheme="minorBidi"/>
            <w:i w:val="0"/>
            <w:iCs w:val="0"/>
            <w:caps w:val="0"/>
            <w:spacing w:val="0"/>
            <w:sz w:val="24"/>
            <w:szCs w:val="24"/>
            <w:shd w:val="clear"/>
            <w:lang w:val="en-US" w:eastAsia="zh-CN"/>
          </w:rPr>
          <w:t>获取</w:t>
        </w:r>
      </w:ins>
      <w:ins w:id="95" w:author="嶒棚文" w:date="2021-06-11T22:29:16Z">
        <w:r>
          <w:rPr>
            <w:rFonts w:hint="eastAsia" w:ascii="华文仿宋" w:hAnsi="华文仿宋" w:eastAsia="华文仿宋" w:cstheme="minorBidi"/>
            <w:i w:val="0"/>
            <w:iCs w:val="0"/>
            <w:caps w:val="0"/>
            <w:spacing w:val="0"/>
            <w:sz w:val="24"/>
            <w:szCs w:val="24"/>
            <w:shd w:val="clear"/>
            <w:lang w:val="en-US" w:eastAsia="zh-CN"/>
          </w:rPr>
          <w:t>密文</w:t>
        </w:r>
      </w:ins>
      <w:ins w:id="96" w:author="嶒棚文" w:date="2021-06-11T22:29:03Z">
        <w:r>
          <w:rPr>
            <w:rFonts w:hint="eastAsia" w:ascii="华文仿宋" w:hAnsi="华文仿宋" w:eastAsia="华文仿宋" w:cstheme="minorBidi"/>
            <w:i w:val="0"/>
            <w:iCs w:val="0"/>
            <w:caps w:val="0"/>
            <w:spacing w:val="0"/>
            <w:sz w:val="24"/>
            <w:szCs w:val="24"/>
            <w:shd w:val="clear"/>
            <w:lang w:val="en-US" w:eastAsia="zh-CN"/>
          </w:rPr>
          <w:t>，</w:t>
        </w:r>
      </w:ins>
      <w:ins w:id="97" w:author="嶒棚文" w:date="2021-06-11T22:50:20Z">
        <w:r>
          <w:rPr>
            <w:rFonts w:hint="eastAsia" w:ascii="华文仿宋" w:hAnsi="华文仿宋" w:eastAsia="华文仿宋" w:cstheme="minorBidi"/>
            <w:i w:val="0"/>
            <w:iCs w:val="0"/>
            <w:caps w:val="0"/>
            <w:spacing w:val="0"/>
            <w:sz w:val="24"/>
            <w:szCs w:val="24"/>
            <w:shd w:val="clear"/>
            <w:lang w:val="en-US" w:eastAsia="zh-CN"/>
          </w:rPr>
          <w:t>然后我</w:t>
        </w:r>
      </w:ins>
      <w:ins w:id="98" w:author="嶒棚文" w:date="2021-06-11T22:50:21Z">
        <w:r>
          <w:rPr>
            <w:rFonts w:hint="eastAsia" w:ascii="华文仿宋" w:hAnsi="华文仿宋" w:eastAsia="华文仿宋" w:cstheme="minorBidi"/>
            <w:i w:val="0"/>
            <w:iCs w:val="0"/>
            <w:caps w:val="0"/>
            <w:spacing w:val="0"/>
            <w:sz w:val="24"/>
            <w:szCs w:val="24"/>
            <w:shd w:val="clear"/>
            <w:lang w:val="en-US" w:eastAsia="zh-CN"/>
          </w:rPr>
          <w:t>们</w:t>
        </w:r>
      </w:ins>
      <w:ins w:id="99" w:author="嶒棚文" w:date="2021-06-11T22:50:22Z">
        <w:r>
          <w:rPr>
            <w:rFonts w:hint="eastAsia" w:ascii="华文仿宋" w:hAnsi="华文仿宋" w:eastAsia="华文仿宋" w:cstheme="minorBidi"/>
            <w:i w:val="0"/>
            <w:iCs w:val="0"/>
            <w:caps w:val="0"/>
            <w:spacing w:val="0"/>
            <w:sz w:val="24"/>
            <w:szCs w:val="24"/>
            <w:shd w:val="clear"/>
            <w:lang w:val="en-US" w:eastAsia="zh-CN"/>
          </w:rPr>
          <w:t>将</w:t>
        </w:r>
      </w:ins>
      <w:ins w:id="100" w:author="嶒棚文" w:date="2021-06-11T22:50:24Z">
        <w:r>
          <w:rPr>
            <w:rFonts w:hint="eastAsia" w:ascii="华文仿宋" w:hAnsi="华文仿宋" w:eastAsia="华文仿宋" w:cstheme="minorBidi"/>
            <w:i w:val="0"/>
            <w:iCs w:val="0"/>
            <w:caps w:val="0"/>
            <w:spacing w:val="0"/>
            <w:sz w:val="24"/>
            <w:szCs w:val="24"/>
            <w:shd w:val="clear"/>
            <w:lang w:val="en-US" w:eastAsia="zh-CN"/>
          </w:rPr>
          <w:t>密文</w:t>
        </w:r>
      </w:ins>
      <w:ins w:id="101" w:author="嶒棚文" w:date="2021-06-11T22:50:27Z">
        <w:r>
          <w:rPr>
            <w:rFonts w:hint="eastAsia" w:ascii="华文仿宋" w:hAnsi="华文仿宋" w:eastAsia="华文仿宋" w:cstheme="minorBidi"/>
            <w:i w:val="0"/>
            <w:iCs w:val="0"/>
            <w:caps w:val="0"/>
            <w:spacing w:val="0"/>
            <w:sz w:val="24"/>
            <w:szCs w:val="24"/>
            <w:shd w:val="clear"/>
            <w:lang w:val="en-US" w:eastAsia="zh-CN"/>
          </w:rPr>
          <w:t>做</w:t>
        </w:r>
      </w:ins>
      <w:ins w:id="102" w:author="嶒棚文" w:date="2021-06-11T22:50:31Z">
        <w:r>
          <w:rPr>
            <w:rFonts w:hint="eastAsia" w:ascii="华文仿宋" w:hAnsi="华文仿宋" w:eastAsia="华文仿宋" w:cstheme="minorBidi"/>
            <w:i w:val="0"/>
            <w:iCs w:val="0"/>
            <w:caps w:val="0"/>
            <w:spacing w:val="0"/>
            <w:sz w:val="24"/>
            <w:szCs w:val="24"/>
            <w:shd w:val="clear"/>
            <w:lang w:val="en-US" w:eastAsia="zh-CN"/>
          </w:rPr>
          <w:t>十六进制</w:t>
        </w:r>
      </w:ins>
      <w:ins w:id="103" w:author="嶒棚文" w:date="2021-06-11T22:52:03Z">
        <w:r>
          <w:rPr>
            <w:rFonts w:hint="eastAsia" w:ascii="华文仿宋" w:hAnsi="华文仿宋" w:eastAsia="华文仿宋" w:cstheme="minorBidi"/>
            <w:i w:val="0"/>
            <w:iCs w:val="0"/>
            <w:caps w:val="0"/>
            <w:spacing w:val="0"/>
            <w:sz w:val="24"/>
            <w:szCs w:val="24"/>
            <w:shd w:val="clear"/>
            <w:lang w:val="en-US" w:eastAsia="zh-CN"/>
          </w:rPr>
          <w:t>编码</w:t>
        </w:r>
      </w:ins>
      <w:ins w:id="104" w:author="嶒棚文" w:date="2021-06-11T22:52:10Z">
        <w:r>
          <w:rPr>
            <w:rFonts w:hint="eastAsia" w:ascii="华文仿宋" w:hAnsi="华文仿宋" w:eastAsia="华文仿宋" w:cstheme="minorBidi"/>
            <w:i w:val="0"/>
            <w:iCs w:val="0"/>
            <w:caps w:val="0"/>
            <w:spacing w:val="0"/>
            <w:sz w:val="24"/>
            <w:szCs w:val="24"/>
            <w:shd w:val="clear"/>
            <w:lang w:val="en-US" w:eastAsia="zh-CN"/>
          </w:rPr>
          <w:t>替换</w:t>
        </w:r>
      </w:ins>
      <w:ins w:id="105" w:author="嶒棚文" w:date="2021-06-11T22:52:13Z">
        <w:r>
          <w:rPr>
            <w:rFonts w:hint="eastAsia" w:ascii="华文仿宋" w:hAnsi="华文仿宋" w:eastAsia="华文仿宋" w:cstheme="minorBidi"/>
            <w:i w:val="0"/>
            <w:iCs w:val="0"/>
            <w:caps w:val="0"/>
            <w:spacing w:val="0"/>
            <w:sz w:val="24"/>
            <w:szCs w:val="24"/>
            <w:shd w:val="clear"/>
            <w:lang w:val="en-US" w:eastAsia="zh-CN"/>
          </w:rPr>
          <w:t>文件</w:t>
        </w:r>
      </w:ins>
      <w:ins w:id="106" w:author="嶒棚文" w:date="2021-06-11T22:52:22Z">
        <w:r>
          <w:rPr>
            <w:rFonts w:hint="eastAsia" w:ascii="华文仿宋" w:hAnsi="华文仿宋" w:eastAsia="华文仿宋" w:cstheme="minorBidi"/>
            <w:i w:val="0"/>
            <w:iCs w:val="0"/>
            <w:caps w:val="0"/>
            <w:spacing w:val="0"/>
            <w:sz w:val="24"/>
            <w:szCs w:val="24"/>
            <w:shd w:val="clear"/>
            <w:lang w:val="en-US" w:eastAsia="zh-CN"/>
          </w:rPr>
          <w:t>中的</w:t>
        </w:r>
      </w:ins>
      <w:ins w:id="107" w:author="嶒棚文" w:date="2021-06-11T22:52:25Z">
        <w:r>
          <w:rPr>
            <w:rFonts w:hint="eastAsia" w:ascii="华文仿宋" w:hAnsi="华文仿宋" w:eastAsia="华文仿宋" w:cstheme="minorBidi"/>
            <w:i w:val="0"/>
            <w:iCs w:val="0"/>
            <w:caps w:val="0"/>
            <w:spacing w:val="0"/>
            <w:sz w:val="24"/>
            <w:szCs w:val="24"/>
            <w:shd w:val="clear"/>
            <w:lang w:val="en-US" w:eastAsia="zh-CN"/>
          </w:rPr>
          <w:t>敏感</w:t>
        </w:r>
      </w:ins>
      <w:ins w:id="108" w:author="嶒棚文" w:date="2021-06-11T22:50:48Z">
        <w:r>
          <w:rPr>
            <w:rFonts w:hint="eastAsia" w:ascii="华文仿宋" w:hAnsi="华文仿宋" w:eastAsia="华文仿宋" w:cstheme="minorBidi"/>
            <w:i w:val="0"/>
            <w:iCs w:val="0"/>
            <w:caps w:val="0"/>
            <w:spacing w:val="0"/>
            <w:sz w:val="24"/>
            <w:szCs w:val="24"/>
            <w:shd w:val="clear"/>
            <w:lang w:val="en-US" w:eastAsia="zh-CN"/>
          </w:rPr>
          <w:t>信息</w:t>
        </w:r>
      </w:ins>
      <w:ins w:id="109" w:author="嶒棚文" w:date="2021-06-11T22:50:55Z">
        <w:r>
          <w:rPr>
            <w:rFonts w:hint="eastAsia" w:ascii="华文仿宋" w:hAnsi="华文仿宋" w:eastAsia="华文仿宋" w:cstheme="minorBidi"/>
            <w:i w:val="0"/>
            <w:iCs w:val="0"/>
            <w:caps w:val="0"/>
            <w:spacing w:val="0"/>
            <w:sz w:val="24"/>
            <w:szCs w:val="24"/>
            <w:shd w:val="clear"/>
            <w:lang w:val="en-US" w:eastAsia="zh-CN"/>
          </w:rPr>
          <w:t>，</w:t>
        </w:r>
      </w:ins>
      <w:ins w:id="110" w:author="嶒棚文" w:date="2021-06-11T22:51:00Z">
        <w:r>
          <w:rPr>
            <w:rFonts w:hint="eastAsia" w:ascii="华文仿宋" w:hAnsi="华文仿宋" w:eastAsia="华文仿宋" w:cstheme="minorBidi"/>
            <w:i w:val="0"/>
            <w:iCs w:val="0"/>
            <w:caps w:val="0"/>
            <w:spacing w:val="0"/>
            <w:sz w:val="24"/>
            <w:szCs w:val="24"/>
            <w:shd w:val="clear"/>
            <w:lang w:val="en-US" w:eastAsia="zh-CN"/>
          </w:rPr>
          <w:t>解密过程</w:t>
        </w:r>
      </w:ins>
      <w:ins w:id="111" w:author="嶒棚文" w:date="2021-06-11T22:51:03Z">
        <w:r>
          <w:rPr>
            <w:rFonts w:hint="eastAsia" w:ascii="华文仿宋" w:hAnsi="华文仿宋" w:eastAsia="华文仿宋" w:cstheme="minorBidi"/>
            <w:i w:val="0"/>
            <w:iCs w:val="0"/>
            <w:caps w:val="0"/>
            <w:spacing w:val="0"/>
            <w:sz w:val="24"/>
            <w:szCs w:val="24"/>
            <w:shd w:val="clear"/>
            <w:lang w:val="en-US" w:eastAsia="zh-CN"/>
          </w:rPr>
          <w:t>即</w:t>
        </w:r>
      </w:ins>
      <w:ins w:id="112" w:author="嶒棚文" w:date="2021-06-11T22:51:31Z">
        <w:r>
          <w:rPr>
            <w:rFonts w:hint="eastAsia" w:ascii="华文仿宋" w:hAnsi="华文仿宋" w:eastAsia="华文仿宋" w:cstheme="minorBidi"/>
            <w:i w:val="0"/>
            <w:iCs w:val="0"/>
            <w:caps w:val="0"/>
            <w:spacing w:val="0"/>
            <w:sz w:val="24"/>
            <w:szCs w:val="24"/>
            <w:shd w:val="clear"/>
            <w:lang w:val="en-US" w:eastAsia="zh-CN"/>
          </w:rPr>
          <w:t>解编码</w:t>
        </w:r>
      </w:ins>
      <w:ins w:id="113" w:author="嶒棚文" w:date="2021-06-11T22:51:32Z">
        <w:r>
          <w:rPr>
            <w:rFonts w:hint="eastAsia" w:ascii="华文仿宋" w:hAnsi="华文仿宋" w:eastAsia="华文仿宋" w:cstheme="minorBidi"/>
            <w:i w:val="0"/>
            <w:iCs w:val="0"/>
            <w:caps w:val="0"/>
            <w:spacing w:val="0"/>
            <w:sz w:val="24"/>
            <w:szCs w:val="24"/>
            <w:shd w:val="clear"/>
            <w:lang w:val="en-US" w:eastAsia="zh-CN"/>
          </w:rPr>
          <w:t>并</w:t>
        </w:r>
      </w:ins>
      <w:ins w:id="114" w:author="嶒棚文" w:date="2021-06-11T22:51:35Z">
        <w:r>
          <w:rPr>
            <w:rFonts w:hint="eastAsia" w:ascii="华文仿宋" w:hAnsi="华文仿宋" w:eastAsia="华文仿宋" w:cstheme="minorBidi"/>
            <w:i w:val="0"/>
            <w:iCs w:val="0"/>
            <w:caps w:val="0"/>
            <w:spacing w:val="0"/>
            <w:sz w:val="24"/>
            <w:szCs w:val="24"/>
            <w:shd w:val="clear"/>
            <w:lang w:val="en-US" w:eastAsia="zh-CN"/>
          </w:rPr>
          <w:t>用</w:t>
        </w:r>
      </w:ins>
      <w:ins w:id="115" w:author="嶒棚文" w:date="2021-06-11T22:29:04Z">
        <w:r>
          <w:rPr>
            <w:rFonts w:hint="eastAsia" w:ascii="华文仿宋" w:hAnsi="华文仿宋" w:eastAsia="华文仿宋" w:cstheme="minorBidi"/>
            <w:i w:val="0"/>
            <w:iCs w:val="0"/>
            <w:caps w:val="0"/>
            <w:spacing w:val="0"/>
            <w:sz w:val="24"/>
            <w:szCs w:val="24"/>
            <w:shd w:val="clear"/>
            <w:lang w:val="en-US" w:eastAsia="zh-CN"/>
          </w:rPr>
          <w:t>私钥</w:t>
        </w:r>
      </w:ins>
      <w:ins w:id="116" w:author="嶒棚文" w:date="2021-06-11T22:35:32Z">
        <w:r>
          <w:rPr>
            <w:rFonts w:hint="eastAsia" w:ascii="华文仿宋" w:hAnsi="华文仿宋" w:eastAsia="华文仿宋" w:cstheme="minorBidi"/>
            <w:i w:val="0"/>
            <w:iCs w:val="0"/>
            <w:caps w:val="0"/>
            <w:spacing w:val="0"/>
            <w:sz w:val="24"/>
            <w:szCs w:val="24"/>
            <w:shd w:val="clear"/>
            <w:lang w:val="en-US" w:eastAsia="zh-CN"/>
          </w:rPr>
          <w:t>解密</w:t>
        </w:r>
      </w:ins>
      <w:ins w:id="117" w:author="嶒棚文" w:date="2021-06-11T22:51:42Z">
        <w:r>
          <w:rPr>
            <w:rFonts w:hint="eastAsia" w:ascii="华文仿宋" w:hAnsi="华文仿宋" w:eastAsia="华文仿宋" w:cstheme="minorBidi"/>
            <w:i w:val="0"/>
            <w:iCs w:val="0"/>
            <w:caps w:val="0"/>
            <w:spacing w:val="0"/>
            <w:sz w:val="24"/>
            <w:szCs w:val="24"/>
            <w:shd w:val="clear"/>
            <w:lang w:val="en-US" w:eastAsia="zh-CN"/>
          </w:rPr>
          <w:t>密码</w:t>
        </w:r>
      </w:ins>
      <w:ins w:id="118" w:author="嶒棚文" w:date="2021-06-11T22:29:19Z">
        <w:r>
          <w:rPr>
            <w:rFonts w:hint="eastAsia" w:ascii="华文仿宋" w:hAnsi="华文仿宋" w:eastAsia="华文仿宋" w:cstheme="minorBidi"/>
            <w:i w:val="0"/>
            <w:iCs w:val="0"/>
            <w:caps w:val="0"/>
            <w:spacing w:val="0"/>
            <w:sz w:val="24"/>
            <w:szCs w:val="24"/>
            <w:shd w:val="clear"/>
            <w:lang w:val="en-US" w:eastAsia="zh-CN"/>
          </w:rPr>
          <w:t>获取</w:t>
        </w:r>
      </w:ins>
      <w:ins w:id="119" w:author="嶒棚文" w:date="2021-06-11T22:29:22Z">
        <w:r>
          <w:rPr>
            <w:rFonts w:hint="eastAsia" w:ascii="华文仿宋" w:hAnsi="华文仿宋" w:eastAsia="华文仿宋" w:cstheme="minorBidi"/>
            <w:i w:val="0"/>
            <w:iCs w:val="0"/>
            <w:caps w:val="0"/>
            <w:spacing w:val="0"/>
            <w:sz w:val="24"/>
            <w:szCs w:val="24"/>
            <w:shd w:val="clear"/>
            <w:lang w:val="en-US" w:eastAsia="zh-CN"/>
          </w:rPr>
          <w:t>明文</w:t>
        </w:r>
      </w:ins>
      <w:ins w:id="120" w:author="嶒棚文" w:date="2021-06-11T22:51:50Z">
        <w:r>
          <w:rPr>
            <w:rFonts w:hint="eastAsia" w:ascii="华文仿宋" w:hAnsi="华文仿宋" w:eastAsia="华文仿宋" w:cstheme="minorBidi"/>
            <w:i w:val="0"/>
            <w:iCs w:val="0"/>
            <w:caps w:val="0"/>
            <w:spacing w:val="0"/>
            <w:sz w:val="24"/>
            <w:szCs w:val="24"/>
            <w:shd w:val="clear"/>
            <w:lang w:val="en-US" w:eastAsia="zh-CN"/>
          </w:rPr>
          <w:t>，</w:t>
        </w:r>
      </w:ins>
      <w:ins w:id="121" w:author="嶒棚文" w:date="2021-06-11T22:51:51Z">
        <w:r>
          <w:rPr>
            <w:rFonts w:hint="eastAsia" w:ascii="华文仿宋" w:hAnsi="华文仿宋" w:eastAsia="华文仿宋" w:cstheme="minorBidi"/>
            <w:i w:val="0"/>
            <w:iCs w:val="0"/>
            <w:caps w:val="0"/>
            <w:spacing w:val="0"/>
            <w:sz w:val="24"/>
            <w:szCs w:val="24"/>
            <w:shd w:val="clear"/>
            <w:lang w:val="en-US" w:eastAsia="zh-CN"/>
          </w:rPr>
          <w:t>然后</w:t>
        </w:r>
      </w:ins>
      <w:ins w:id="122" w:author="嶒棚文" w:date="2021-06-11T22:51:53Z">
        <w:r>
          <w:rPr>
            <w:rFonts w:hint="eastAsia" w:ascii="华文仿宋" w:hAnsi="华文仿宋" w:eastAsia="华文仿宋" w:cstheme="minorBidi"/>
            <w:i w:val="0"/>
            <w:iCs w:val="0"/>
            <w:caps w:val="0"/>
            <w:spacing w:val="0"/>
            <w:sz w:val="24"/>
            <w:szCs w:val="24"/>
            <w:shd w:val="clear"/>
            <w:lang w:val="en-US" w:eastAsia="zh-CN"/>
          </w:rPr>
          <w:t>覆盖</w:t>
        </w:r>
      </w:ins>
      <w:ins w:id="123" w:author="嶒棚文" w:date="2021-06-11T22:51:57Z">
        <w:r>
          <w:rPr>
            <w:rFonts w:hint="eastAsia" w:ascii="华文仿宋" w:hAnsi="华文仿宋" w:eastAsia="华文仿宋" w:cstheme="minorBidi"/>
            <w:i w:val="0"/>
            <w:iCs w:val="0"/>
            <w:caps w:val="0"/>
            <w:spacing w:val="0"/>
            <w:sz w:val="24"/>
            <w:szCs w:val="24"/>
            <w:shd w:val="clear"/>
            <w:lang w:val="en-US" w:eastAsia="zh-CN"/>
          </w:rPr>
          <w:t>原</w:t>
        </w:r>
      </w:ins>
      <w:ins w:id="124" w:author="嶒棚文" w:date="2021-06-11T22:51:59Z">
        <w:r>
          <w:rPr>
            <w:rFonts w:hint="eastAsia" w:ascii="华文仿宋" w:hAnsi="华文仿宋" w:eastAsia="华文仿宋" w:cstheme="minorBidi"/>
            <w:i w:val="0"/>
            <w:iCs w:val="0"/>
            <w:caps w:val="0"/>
            <w:spacing w:val="0"/>
            <w:sz w:val="24"/>
            <w:szCs w:val="24"/>
            <w:shd w:val="clear"/>
            <w:lang w:val="en-US" w:eastAsia="zh-CN"/>
          </w:rPr>
          <w:t>文件</w:t>
        </w:r>
      </w:ins>
      <w:ins w:id="125" w:author="嶒棚文" w:date="2021-06-11T22:52:32Z">
        <w:r>
          <w:rPr>
            <w:rFonts w:hint="eastAsia" w:ascii="华文仿宋" w:hAnsi="华文仿宋" w:eastAsia="华文仿宋" w:cstheme="minorBidi"/>
            <w:i w:val="0"/>
            <w:iCs w:val="0"/>
            <w:caps w:val="0"/>
            <w:spacing w:val="0"/>
            <w:sz w:val="24"/>
            <w:szCs w:val="24"/>
            <w:shd w:val="clear"/>
            <w:lang w:val="en-US" w:eastAsia="zh-CN"/>
          </w:rPr>
          <w:t>敏感</w:t>
        </w:r>
      </w:ins>
      <w:ins w:id="126" w:author="嶒棚文" w:date="2021-06-11T22:51:59Z">
        <w:r>
          <w:rPr>
            <w:rFonts w:hint="eastAsia" w:ascii="华文仿宋" w:hAnsi="华文仿宋" w:eastAsia="华文仿宋" w:cstheme="minorBidi"/>
            <w:i w:val="0"/>
            <w:iCs w:val="0"/>
            <w:caps w:val="0"/>
            <w:spacing w:val="0"/>
            <w:sz w:val="24"/>
            <w:szCs w:val="24"/>
            <w:shd w:val="clear"/>
            <w:lang w:val="en-US" w:eastAsia="zh-CN"/>
          </w:rPr>
          <w:t>信息</w:t>
        </w:r>
      </w:ins>
      <w:ins w:id="127" w:author="嶒棚文" w:date="2021-06-11T22:34:41Z">
        <w:r>
          <w:rPr>
            <w:rFonts w:hint="eastAsia" w:ascii="华文仿宋" w:hAnsi="华文仿宋" w:eastAsia="华文仿宋" w:cstheme="minorBidi"/>
            <w:i w:val="0"/>
            <w:iCs w:val="0"/>
            <w:caps w:val="0"/>
            <w:spacing w:val="0"/>
            <w:sz w:val="24"/>
            <w:szCs w:val="24"/>
            <w:shd w:val="clear"/>
            <w:lang w:val="en-US" w:eastAsia="zh-CN"/>
          </w:rPr>
          <w:t>。</w:t>
        </w:r>
      </w:ins>
      <w:ins w:id="128" w:author="嶒棚文" w:date="2021-06-11T22:34:44Z">
        <w:r>
          <w:rPr>
            <w:rFonts w:hint="eastAsia" w:ascii="华文仿宋" w:hAnsi="华文仿宋" w:eastAsia="华文仿宋" w:cstheme="minorBidi"/>
            <w:i w:val="0"/>
            <w:iCs w:val="0"/>
            <w:caps w:val="0"/>
            <w:spacing w:val="0"/>
            <w:sz w:val="24"/>
            <w:szCs w:val="24"/>
            <w:shd w:val="clear"/>
            <w:lang w:val="en-US" w:eastAsia="zh-CN"/>
          </w:rPr>
          <w:t>我</w:t>
        </w:r>
      </w:ins>
      <w:ins w:id="129" w:author="嶒棚文" w:date="2021-06-11T22:34:45Z">
        <w:r>
          <w:rPr>
            <w:rFonts w:hint="eastAsia" w:ascii="华文仿宋" w:hAnsi="华文仿宋" w:eastAsia="华文仿宋" w:cstheme="minorBidi"/>
            <w:i w:val="0"/>
            <w:iCs w:val="0"/>
            <w:caps w:val="0"/>
            <w:spacing w:val="0"/>
            <w:sz w:val="24"/>
            <w:szCs w:val="24"/>
            <w:shd w:val="clear"/>
            <w:lang w:val="en-US" w:eastAsia="zh-CN"/>
          </w:rPr>
          <w:t>们</w:t>
        </w:r>
      </w:ins>
      <w:ins w:id="130" w:author="嶒棚文" w:date="2021-06-11T22:30:20Z">
        <w:r>
          <w:rPr>
            <w:rFonts w:hint="eastAsia" w:ascii="华文仿宋" w:hAnsi="华文仿宋" w:eastAsia="华文仿宋" w:cstheme="minorBidi"/>
            <w:i w:val="0"/>
            <w:iCs w:val="0"/>
            <w:caps w:val="0"/>
            <w:spacing w:val="0"/>
            <w:sz w:val="24"/>
            <w:szCs w:val="24"/>
            <w:shd w:val="clear"/>
            <w:lang w:val="en-US" w:eastAsia="zh-CN"/>
          </w:rPr>
          <w:t>将</w:t>
        </w:r>
      </w:ins>
      <w:ins w:id="131" w:author="嶒棚文" w:date="2021-06-11T22:35:45Z">
        <w:r>
          <w:rPr>
            <w:rFonts w:hint="eastAsia" w:ascii="华文仿宋" w:hAnsi="华文仿宋" w:eastAsia="华文仿宋" w:cstheme="minorBidi"/>
            <w:i w:val="0"/>
            <w:iCs w:val="0"/>
            <w:caps w:val="0"/>
            <w:spacing w:val="0"/>
            <w:sz w:val="24"/>
            <w:szCs w:val="24"/>
            <w:shd w:val="clear"/>
            <w:lang w:val="en-US" w:eastAsia="zh-CN"/>
          </w:rPr>
          <w:t>成功</w:t>
        </w:r>
      </w:ins>
      <w:ins w:id="132" w:author="嶒棚文" w:date="2021-06-11T22:30:20Z">
        <w:r>
          <w:rPr>
            <w:rFonts w:hint="eastAsia" w:ascii="华文仿宋" w:hAnsi="华文仿宋" w:eastAsia="华文仿宋" w:cstheme="minorBidi"/>
            <w:i w:val="0"/>
            <w:iCs w:val="0"/>
            <w:caps w:val="0"/>
            <w:spacing w:val="0"/>
            <w:sz w:val="24"/>
            <w:szCs w:val="24"/>
            <w:shd w:val="clear"/>
            <w:lang w:val="en-US" w:eastAsia="zh-CN"/>
          </w:rPr>
          <w:t>脱敏的</w:t>
        </w:r>
      </w:ins>
      <w:ins w:id="133" w:author="嶒棚文" w:date="2021-06-11T22:35:51Z">
        <w:r>
          <w:rPr>
            <w:rFonts w:hint="eastAsia" w:ascii="华文仿宋" w:hAnsi="华文仿宋" w:eastAsia="华文仿宋" w:cstheme="minorBidi"/>
            <w:i w:val="0"/>
            <w:iCs w:val="0"/>
            <w:caps w:val="0"/>
            <w:spacing w:val="0"/>
            <w:sz w:val="24"/>
            <w:szCs w:val="24"/>
            <w:shd w:val="clear"/>
            <w:lang w:val="en-US" w:eastAsia="zh-CN"/>
          </w:rPr>
          <w:t>并</w:t>
        </w:r>
      </w:ins>
      <w:ins w:id="134" w:author="嶒棚文" w:date="2021-06-11T22:30:24Z">
        <w:r>
          <w:rPr>
            <w:rFonts w:hint="eastAsia" w:ascii="华文仿宋" w:hAnsi="华文仿宋" w:eastAsia="华文仿宋" w:cstheme="minorBidi"/>
            <w:i w:val="0"/>
            <w:iCs w:val="0"/>
            <w:caps w:val="0"/>
            <w:spacing w:val="0"/>
            <w:sz w:val="24"/>
            <w:szCs w:val="24"/>
            <w:shd w:val="clear"/>
            <w:lang w:val="en-US" w:eastAsia="zh-CN"/>
          </w:rPr>
          <w:t>包含有</w:t>
        </w:r>
      </w:ins>
      <w:ins w:id="135" w:author="嶒棚文" w:date="2021-06-11T22:30:30Z">
        <w:r>
          <w:rPr>
            <w:rFonts w:hint="eastAsia" w:ascii="华文仿宋" w:hAnsi="华文仿宋" w:eastAsia="华文仿宋" w:cstheme="minorBidi"/>
            <w:i w:val="0"/>
            <w:iCs w:val="0"/>
            <w:caps w:val="0"/>
            <w:spacing w:val="0"/>
            <w:sz w:val="24"/>
            <w:szCs w:val="24"/>
            <w:shd w:val="clear"/>
            <w:lang w:val="en-US" w:eastAsia="zh-CN"/>
          </w:rPr>
          <w:t>病理</w:t>
        </w:r>
      </w:ins>
      <w:ins w:id="136" w:author="嶒棚文" w:date="2021-06-11T22:30:33Z">
        <w:r>
          <w:rPr>
            <w:rFonts w:hint="eastAsia" w:ascii="华文仿宋" w:hAnsi="华文仿宋" w:eastAsia="华文仿宋" w:cstheme="minorBidi"/>
            <w:i w:val="0"/>
            <w:iCs w:val="0"/>
            <w:caps w:val="0"/>
            <w:spacing w:val="0"/>
            <w:sz w:val="24"/>
            <w:szCs w:val="24"/>
            <w:shd w:val="clear"/>
            <w:lang w:val="en-US" w:eastAsia="zh-CN"/>
          </w:rPr>
          <w:t>图像数据</w:t>
        </w:r>
      </w:ins>
      <w:ins w:id="137" w:author="嶒棚文" w:date="2021-06-11T22:35:54Z">
        <w:r>
          <w:rPr>
            <w:rFonts w:hint="eastAsia" w:ascii="华文仿宋" w:hAnsi="华文仿宋" w:eastAsia="华文仿宋" w:cstheme="minorBidi"/>
            <w:i w:val="0"/>
            <w:iCs w:val="0"/>
            <w:caps w:val="0"/>
            <w:spacing w:val="0"/>
            <w:sz w:val="24"/>
            <w:szCs w:val="24"/>
            <w:shd w:val="clear"/>
            <w:lang w:val="en-US" w:eastAsia="zh-CN"/>
          </w:rPr>
          <w:t>的</w:t>
        </w:r>
      </w:ins>
      <w:ins w:id="138" w:author="嶒棚文" w:date="2021-06-11T22:30:34Z">
        <w:r>
          <w:rPr>
            <w:rFonts w:hint="eastAsia" w:ascii="华文仿宋" w:hAnsi="华文仿宋" w:eastAsia="华文仿宋" w:cstheme="minorBidi"/>
            <w:i w:val="0"/>
            <w:iCs w:val="0"/>
            <w:caps w:val="0"/>
            <w:spacing w:val="0"/>
            <w:sz w:val="24"/>
            <w:szCs w:val="24"/>
            <w:shd w:val="clear"/>
            <w:lang w:val="en-US" w:eastAsia="zh-CN"/>
          </w:rPr>
          <w:t>文件</w:t>
        </w:r>
      </w:ins>
      <w:ins w:id="139" w:author="嶒棚文" w:date="2021-06-11T22:30:40Z">
        <w:r>
          <w:rPr>
            <w:rFonts w:hint="eastAsia" w:ascii="华文仿宋" w:hAnsi="华文仿宋" w:eastAsia="华文仿宋" w:cstheme="minorBidi"/>
            <w:i w:val="0"/>
            <w:iCs w:val="0"/>
            <w:caps w:val="0"/>
            <w:spacing w:val="0"/>
            <w:sz w:val="24"/>
            <w:szCs w:val="24"/>
            <w:shd w:val="clear"/>
            <w:lang w:val="en-US" w:eastAsia="zh-CN"/>
          </w:rPr>
          <w:t>夹</w:t>
        </w:r>
      </w:ins>
      <w:ins w:id="140" w:author="嶒棚文" w:date="2021-06-11T22:30:43Z">
        <w:r>
          <w:rPr>
            <w:rFonts w:hint="eastAsia" w:ascii="华文仿宋" w:hAnsi="华文仿宋" w:eastAsia="华文仿宋" w:cstheme="minorBidi"/>
            <w:i w:val="0"/>
            <w:iCs w:val="0"/>
            <w:caps w:val="0"/>
            <w:spacing w:val="0"/>
            <w:sz w:val="24"/>
            <w:szCs w:val="24"/>
            <w:shd w:val="clear"/>
            <w:lang w:val="en-US" w:eastAsia="zh-CN"/>
          </w:rPr>
          <w:t>上传至</w:t>
        </w:r>
      </w:ins>
      <w:ins w:id="141" w:author="嶒棚文" w:date="2021-06-11T22:31:21Z">
        <w:r>
          <w:rPr>
            <w:rFonts w:hint="eastAsia" w:ascii="华文仿宋" w:hAnsi="华文仿宋" w:eastAsia="华文仿宋" w:cstheme="minorBidi"/>
            <w:i w:val="0"/>
            <w:iCs w:val="0"/>
            <w:caps w:val="0"/>
            <w:spacing w:val="0"/>
            <w:sz w:val="24"/>
            <w:szCs w:val="24"/>
            <w:shd w:val="clear"/>
            <w:lang w:val="en-US" w:eastAsia="zh-CN"/>
          </w:rPr>
          <w:t>星际文件系统</w:t>
        </w:r>
      </w:ins>
      <w:ins w:id="142" w:author="嶒棚文" w:date="2021-06-11T22:31:22Z">
        <w:r>
          <w:rPr>
            <w:rFonts w:hint="eastAsia" w:ascii="华文仿宋" w:hAnsi="华文仿宋" w:eastAsia="华文仿宋" w:cstheme="minorBidi"/>
            <w:i w:val="0"/>
            <w:iCs w:val="0"/>
            <w:caps w:val="0"/>
            <w:spacing w:val="0"/>
            <w:sz w:val="24"/>
            <w:szCs w:val="24"/>
            <w:shd w:val="clear"/>
            <w:lang w:val="en-US" w:eastAsia="zh-CN"/>
          </w:rPr>
          <w:t>中</w:t>
        </w:r>
      </w:ins>
      <w:ins w:id="143" w:author="嶒棚文" w:date="2021-06-11T22:31:33Z">
        <w:r>
          <w:rPr>
            <w:rFonts w:hint="eastAsia" w:ascii="华文仿宋" w:hAnsi="华文仿宋" w:eastAsia="华文仿宋" w:cstheme="minorBidi"/>
            <w:i w:val="0"/>
            <w:iCs w:val="0"/>
            <w:caps w:val="0"/>
            <w:spacing w:val="0"/>
            <w:sz w:val="24"/>
            <w:szCs w:val="24"/>
            <w:shd w:val="clear"/>
            <w:lang w:val="en-US" w:eastAsia="zh-CN"/>
          </w:rPr>
          <w:t>，</w:t>
        </w:r>
      </w:ins>
      <w:ins w:id="144" w:author="嶒棚文" w:date="2021-06-11T22:31:24Z">
        <w:r>
          <w:rPr>
            <w:rFonts w:hint="eastAsia" w:ascii="华文仿宋" w:hAnsi="华文仿宋" w:eastAsia="华文仿宋" w:cstheme="minorBidi"/>
            <w:i w:val="0"/>
            <w:iCs w:val="0"/>
            <w:caps w:val="0"/>
            <w:spacing w:val="0"/>
            <w:sz w:val="24"/>
            <w:szCs w:val="24"/>
            <w:shd w:val="clear"/>
            <w:lang w:val="en-US" w:eastAsia="zh-CN"/>
          </w:rPr>
          <w:t>简称</w:t>
        </w:r>
      </w:ins>
      <w:ins w:id="145" w:author="嶒棚文" w:date="2021-06-11T22:41:22Z">
        <w:r>
          <w:rPr>
            <w:rFonts w:hint="eastAsia" w:ascii="华文仿宋" w:hAnsi="华文仿宋" w:eastAsia="华文仿宋" w:cstheme="minorBidi"/>
            <w:i w:val="0"/>
            <w:iCs w:val="0"/>
            <w:caps w:val="0"/>
            <w:spacing w:val="0"/>
            <w:sz w:val="24"/>
            <w:szCs w:val="24"/>
            <w:shd w:val="clear"/>
            <w:lang w:val="en-US" w:eastAsia="zh-CN"/>
          </w:rPr>
          <w:t>(</w:t>
        </w:r>
      </w:ins>
      <w:ins w:id="146" w:author="嶒棚文" w:date="2021-06-11T22:30:44Z">
        <w:r>
          <w:rPr>
            <w:rFonts w:hint="eastAsia" w:ascii="华文仿宋" w:hAnsi="华文仿宋" w:eastAsia="华文仿宋" w:cstheme="minorBidi"/>
            <w:i w:val="0"/>
            <w:iCs w:val="0"/>
            <w:caps w:val="0"/>
            <w:spacing w:val="0"/>
            <w:sz w:val="24"/>
            <w:szCs w:val="24"/>
            <w:shd w:val="clear"/>
            <w:lang w:val="en-US" w:eastAsia="zh-CN"/>
          </w:rPr>
          <w:t>IPF</w:t>
        </w:r>
      </w:ins>
      <w:ins w:id="147" w:author="嶒棚文" w:date="2021-06-11T22:30:45Z">
        <w:r>
          <w:rPr>
            <w:rFonts w:hint="eastAsia" w:ascii="华文仿宋" w:hAnsi="华文仿宋" w:eastAsia="华文仿宋" w:cstheme="minorBidi"/>
            <w:i w:val="0"/>
            <w:iCs w:val="0"/>
            <w:caps w:val="0"/>
            <w:spacing w:val="0"/>
            <w:sz w:val="24"/>
            <w:szCs w:val="24"/>
            <w:shd w:val="clear"/>
            <w:lang w:val="en-US" w:eastAsia="zh-CN"/>
          </w:rPr>
          <w:t>S</w:t>
        </w:r>
      </w:ins>
      <w:ins w:id="148" w:author="嶒棚文" w:date="2021-06-11T22:41:20Z">
        <w:r>
          <w:rPr>
            <w:rFonts w:hint="eastAsia" w:ascii="华文仿宋" w:hAnsi="华文仿宋" w:eastAsia="华文仿宋" w:cstheme="minorBidi"/>
            <w:i w:val="0"/>
            <w:iCs w:val="0"/>
            <w:caps w:val="0"/>
            <w:spacing w:val="0"/>
            <w:sz w:val="24"/>
            <w:szCs w:val="24"/>
            <w:shd w:val="clear"/>
            <w:lang w:val="en-US" w:eastAsia="zh-CN"/>
          </w:rPr>
          <w:t>)</w:t>
        </w:r>
      </w:ins>
      <w:ins w:id="149" w:author="嶒棚文" w:date="2021-06-11T22:31:40Z">
        <w:r>
          <w:rPr>
            <w:rFonts w:hint="eastAsia" w:ascii="华文仿宋" w:hAnsi="华文仿宋" w:eastAsia="华文仿宋" w:cstheme="minorBidi"/>
            <w:i w:val="0"/>
            <w:iCs w:val="0"/>
            <w:caps w:val="0"/>
            <w:spacing w:val="0"/>
            <w:sz w:val="24"/>
            <w:szCs w:val="24"/>
            <w:shd w:val="clear"/>
            <w:lang w:val="en-US" w:eastAsia="zh-CN"/>
          </w:rPr>
          <w:t>，</w:t>
        </w:r>
      </w:ins>
      <w:ins w:id="150" w:author="嶒棚文" w:date="2021-06-11T22:41:27Z">
        <w:r>
          <w:rPr>
            <w:rFonts w:hint="eastAsia" w:ascii="华文仿宋" w:hAnsi="华文仿宋" w:eastAsia="华文仿宋" w:cstheme="minorBidi"/>
            <w:i w:val="0"/>
            <w:iCs w:val="0"/>
            <w:caps w:val="0"/>
            <w:spacing w:val="0"/>
            <w:sz w:val="24"/>
            <w:szCs w:val="24"/>
            <w:shd w:val="clear"/>
            <w:lang w:val="en-US" w:eastAsia="zh-CN"/>
          </w:rPr>
          <w:t>如</w:t>
        </w:r>
      </w:ins>
      <w:ins w:id="151" w:author="嶒棚文" w:date="2021-06-11T22:41:16Z">
        <w:r>
          <w:rPr>
            <w:rFonts w:hint="eastAsia" w:ascii="华文仿宋" w:hAnsi="华文仿宋" w:eastAsia="华文仿宋" w:cstheme="minorBidi"/>
            <w:i w:val="0"/>
            <w:iCs w:val="0"/>
            <w:caps w:val="0"/>
            <w:spacing w:val="0"/>
            <w:sz w:val="24"/>
            <w:szCs w:val="24"/>
            <w:shd w:val="clear"/>
            <w:lang w:val="en-US" w:eastAsia="zh-CN"/>
          </w:rPr>
          <w:t>图1</w:t>
        </w:r>
      </w:ins>
      <w:ins w:id="152" w:author="嶒棚文" w:date="2021-06-11T22:41:30Z">
        <w:r>
          <w:rPr>
            <w:rFonts w:hint="eastAsia" w:ascii="华文仿宋" w:hAnsi="华文仿宋" w:eastAsia="华文仿宋" w:cstheme="minorBidi"/>
            <w:i w:val="0"/>
            <w:iCs w:val="0"/>
            <w:caps w:val="0"/>
            <w:spacing w:val="0"/>
            <w:sz w:val="24"/>
            <w:szCs w:val="24"/>
            <w:shd w:val="clear"/>
            <w:lang w:val="en-US" w:eastAsia="zh-CN"/>
          </w:rPr>
          <w:t>所示的</w:t>
        </w:r>
      </w:ins>
      <w:ins w:id="153" w:author="嶒棚文" w:date="2021-06-11T22:41:16Z">
        <w:r>
          <w:rPr>
            <w:rFonts w:hint="eastAsia" w:ascii="华文仿宋" w:hAnsi="华文仿宋" w:eastAsia="华文仿宋" w:cstheme="minorBidi"/>
            <w:i w:val="0"/>
            <w:iCs w:val="0"/>
            <w:caps w:val="0"/>
            <w:spacing w:val="0"/>
            <w:sz w:val="24"/>
            <w:szCs w:val="24"/>
            <w:shd w:val="clear"/>
            <w:lang w:val="en-US" w:eastAsia="zh-CN"/>
          </w:rPr>
          <w:t>三个节点共同构成一个私有的IPFS</w:t>
        </w:r>
      </w:ins>
      <w:ins w:id="154" w:author="嶒棚文" w:date="2021-06-11T22:41:35Z">
        <w:r>
          <w:rPr>
            <w:rFonts w:hint="eastAsia" w:ascii="华文仿宋" w:hAnsi="华文仿宋" w:eastAsia="华文仿宋" w:cstheme="minorBidi"/>
            <w:i w:val="0"/>
            <w:iCs w:val="0"/>
            <w:caps w:val="0"/>
            <w:spacing w:val="0"/>
            <w:sz w:val="24"/>
            <w:szCs w:val="24"/>
            <w:shd w:val="clear"/>
            <w:lang w:val="en-US" w:eastAsia="zh-CN"/>
          </w:rPr>
          <w:t>，</w:t>
        </w:r>
      </w:ins>
      <w:ins w:id="155" w:author="嶒棚文" w:date="2021-06-11T22:31:47Z">
        <w:r>
          <w:rPr>
            <w:rFonts w:hint="eastAsia" w:ascii="华文仿宋" w:hAnsi="华文仿宋" w:eastAsia="华文仿宋" w:cstheme="minorBidi"/>
            <w:i w:val="0"/>
            <w:iCs w:val="0"/>
            <w:caps w:val="0"/>
            <w:spacing w:val="0"/>
            <w:sz w:val="24"/>
            <w:szCs w:val="24"/>
            <w:shd w:val="clear"/>
            <w:lang w:val="en-US" w:eastAsia="zh-CN"/>
          </w:rPr>
          <w:t>它</w:t>
        </w:r>
      </w:ins>
      <w:ins w:id="156" w:author="嶒棚文" w:date="2021-06-11T22:31:48Z">
        <w:r>
          <w:rPr>
            <w:rFonts w:hint="eastAsia" w:ascii="华文仿宋" w:hAnsi="华文仿宋" w:eastAsia="华文仿宋" w:cstheme="minorBidi"/>
            <w:i w:val="0"/>
            <w:iCs w:val="0"/>
            <w:caps w:val="0"/>
            <w:spacing w:val="0"/>
            <w:sz w:val="24"/>
            <w:szCs w:val="24"/>
            <w:shd w:val="clear"/>
            <w:lang w:val="en-US" w:eastAsia="zh-CN"/>
          </w:rPr>
          <w:t>与</w:t>
        </w:r>
      </w:ins>
      <w:ins w:id="157" w:author="嶒棚文" w:date="2021-06-11T22:31:51Z">
        <w:r>
          <w:rPr>
            <w:rFonts w:hint="eastAsia" w:ascii="华文仿宋" w:hAnsi="华文仿宋" w:eastAsia="华文仿宋" w:cstheme="minorBidi"/>
            <w:i w:val="0"/>
            <w:iCs w:val="0"/>
            <w:caps w:val="0"/>
            <w:spacing w:val="0"/>
            <w:sz w:val="24"/>
            <w:szCs w:val="24"/>
            <w:shd w:val="clear"/>
            <w:lang w:val="en-US" w:eastAsia="zh-CN"/>
          </w:rPr>
          <w:t>HTT</w:t>
        </w:r>
      </w:ins>
      <w:ins w:id="158" w:author="嶒棚文" w:date="2021-06-11T22:31:52Z">
        <w:r>
          <w:rPr>
            <w:rFonts w:hint="eastAsia" w:ascii="华文仿宋" w:hAnsi="华文仿宋" w:eastAsia="华文仿宋" w:cstheme="minorBidi"/>
            <w:i w:val="0"/>
            <w:iCs w:val="0"/>
            <w:caps w:val="0"/>
            <w:spacing w:val="0"/>
            <w:sz w:val="24"/>
            <w:szCs w:val="24"/>
            <w:shd w:val="clear"/>
            <w:lang w:val="en-US" w:eastAsia="zh-CN"/>
          </w:rPr>
          <w:t>P</w:t>
        </w:r>
      </w:ins>
      <w:ins w:id="159" w:author="嶒棚文" w:date="2021-06-11T22:31:54Z">
        <w:r>
          <w:rPr>
            <w:rFonts w:hint="eastAsia" w:ascii="华文仿宋" w:hAnsi="华文仿宋" w:eastAsia="华文仿宋" w:cstheme="minorBidi"/>
            <w:i w:val="0"/>
            <w:iCs w:val="0"/>
            <w:caps w:val="0"/>
            <w:spacing w:val="0"/>
            <w:sz w:val="24"/>
            <w:szCs w:val="24"/>
            <w:shd w:val="clear"/>
            <w:lang w:val="en-US" w:eastAsia="zh-CN"/>
          </w:rPr>
          <w:t>一样</w:t>
        </w:r>
      </w:ins>
      <w:ins w:id="160" w:author="嶒棚文" w:date="2021-06-11T22:31:56Z">
        <w:r>
          <w:rPr>
            <w:rFonts w:hint="eastAsia" w:ascii="华文仿宋" w:hAnsi="华文仿宋" w:eastAsia="华文仿宋" w:cstheme="minorBidi"/>
            <w:i w:val="0"/>
            <w:iCs w:val="0"/>
            <w:caps w:val="0"/>
            <w:spacing w:val="0"/>
            <w:sz w:val="24"/>
            <w:szCs w:val="24"/>
            <w:shd w:val="clear"/>
            <w:lang w:val="en-US" w:eastAsia="zh-CN"/>
          </w:rPr>
          <w:t>在</w:t>
        </w:r>
      </w:ins>
      <w:ins w:id="161" w:author="嶒棚文" w:date="2021-06-11T22:31:58Z">
        <w:r>
          <w:rPr>
            <w:rFonts w:hint="eastAsia" w:ascii="华文仿宋" w:hAnsi="华文仿宋" w:eastAsia="华文仿宋" w:cstheme="minorBidi"/>
            <w:i w:val="0"/>
            <w:iCs w:val="0"/>
            <w:caps w:val="0"/>
            <w:spacing w:val="0"/>
            <w:sz w:val="24"/>
            <w:szCs w:val="24"/>
            <w:shd w:val="clear"/>
            <w:lang w:val="en-US" w:eastAsia="zh-CN"/>
          </w:rPr>
          <w:t>互联网中</w:t>
        </w:r>
      </w:ins>
      <w:ins w:id="162" w:author="嶒棚文" w:date="2021-06-11T22:32:04Z">
        <w:r>
          <w:rPr>
            <w:rFonts w:hint="eastAsia" w:ascii="华文仿宋" w:hAnsi="华文仿宋" w:eastAsia="华文仿宋" w:cstheme="minorBidi"/>
            <w:i w:val="0"/>
            <w:iCs w:val="0"/>
            <w:caps w:val="0"/>
            <w:spacing w:val="0"/>
            <w:sz w:val="24"/>
            <w:szCs w:val="24"/>
            <w:shd w:val="clear"/>
            <w:lang w:val="en-US" w:eastAsia="zh-CN"/>
          </w:rPr>
          <w:t>实现信息</w:t>
        </w:r>
      </w:ins>
      <w:ins w:id="163" w:author="嶒棚文" w:date="2021-06-11T22:32:06Z">
        <w:r>
          <w:rPr>
            <w:rFonts w:hint="eastAsia" w:ascii="华文仿宋" w:hAnsi="华文仿宋" w:eastAsia="华文仿宋" w:cstheme="minorBidi"/>
            <w:i w:val="0"/>
            <w:iCs w:val="0"/>
            <w:caps w:val="0"/>
            <w:spacing w:val="0"/>
            <w:sz w:val="24"/>
            <w:szCs w:val="24"/>
            <w:shd w:val="clear"/>
            <w:lang w:val="en-US" w:eastAsia="zh-CN"/>
          </w:rPr>
          <w:t>交换，</w:t>
        </w:r>
      </w:ins>
      <w:ins w:id="164" w:author="嶒棚文" w:date="2021-06-11T22:32:20Z">
        <w:r>
          <w:rPr>
            <w:rFonts w:hint="eastAsia" w:ascii="华文仿宋" w:hAnsi="华文仿宋" w:eastAsia="华文仿宋" w:cstheme="minorBidi"/>
            <w:i w:val="0"/>
            <w:iCs w:val="0"/>
            <w:caps w:val="0"/>
            <w:spacing w:val="0"/>
            <w:sz w:val="24"/>
            <w:szCs w:val="24"/>
            <w:shd w:val="clear"/>
            <w:lang w:val="en-US" w:eastAsia="zh-CN"/>
          </w:rPr>
          <w:t>但</w:t>
        </w:r>
      </w:ins>
      <w:ins w:id="165" w:author="嶒棚文" w:date="2021-06-11T22:32:23Z">
        <w:r>
          <w:rPr>
            <w:rFonts w:hint="eastAsia" w:ascii="华文仿宋" w:hAnsi="华文仿宋" w:eastAsia="华文仿宋" w:cstheme="minorBidi"/>
            <w:i w:val="0"/>
            <w:iCs w:val="0"/>
            <w:caps w:val="0"/>
            <w:spacing w:val="0"/>
            <w:sz w:val="24"/>
            <w:szCs w:val="24"/>
            <w:shd w:val="clear"/>
            <w:lang w:val="en-US" w:eastAsia="zh-CN"/>
          </w:rPr>
          <w:t>不同点在于</w:t>
        </w:r>
      </w:ins>
      <w:ins w:id="166" w:author="嶒棚文" w:date="2021-06-11T22:33:43Z">
        <w:r>
          <w:rPr>
            <w:rFonts w:hint="eastAsia" w:ascii="华文仿宋" w:hAnsi="华文仿宋" w:eastAsia="华文仿宋" w:cstheme="minorBidi"/>
            <w:i w:val="0"/>
            <w:iCs w:val="0"/>
            <w:caps w:val="0"/>
            <w:spacing w:val="0"/>
            <w:sz w:val="24"/>
            <w:szCs w:val="24"/>
            <w:shd w:val="clear"/>
            <w:lang w:val="en-US" w:eastAsia="zh-CN"/>
          </w:rPr>
          <w:t>前者</w:t>
        </w:r>
      </w:ins>
      <w:ins w:id="167" w:author="嶒棚文" w:date="2021-06-11T22:33:55Z">
        <w:r>
          <w:rPr>
            <w:rFonts w:hint="eastAsia" w:ascii="华文仿宋" w:hAnsi="华文仿宋" w:eastAsia="华文仿宋" w:cstheme="minorBidi"/>
            <w:i w:val="0"/>
            <w:iCs w:val="0"/>
            <w:caps w:val="0"/>
            <w:spacing w:val="0"/>
            <w:sz w:val="24"/>
            <w:szCs w:val="24"/>
            <w:shd w:val="clear"/>
            <w:lang w:val="en-US" w:eastAsia="zh-CN"/>
          </w:rPr>
          <w:t>是</w:t>
        </w:r>
      </w:ins>
      <w:ins w:id="168" w:author="嶒棚文" w:date="2021-06-11T22:33:50Z">
        <w:r>
          <w:rPr>
            <w:rFonts w:hint="eastAsia" w:ascii="华文仿宋" w:hAnsi="华文仿宋" w:eastAsia="华文仿宋" w:cstheme="minorBidi"/>
            <w:i w:val="0"/>
            <w:iCs w:val="0"/>
            <w:caps w:val="0"/>
            <w:spacing w:val="0"/>
            <w:sz w:val="24"/>
            <w:szCs w:val="24"/>
            <w:shd w:val="clear"/>
            <w:lang w:val="en-US" w:eastAsia="zh-CN"/>
          </w:rPr>
          <w:t>去中心化</w:t>
        </w:r>
      </w:ins>
      <w:ins w:id="169" w:author="嶒棚文" w:date="2021-06-11T22:41:42Z">
        <w:r>
          <w:rPr>
            <w:rFonts w:hint="eastAsia" w:ascii="华文仿宋" w:hAnsi="华文仿宋" w:eastAsia="华文仿宋" w:cstheme="minorBidi"/>
            <w:i w:val="0"/>
            <w:iCs w:val="0"/>
            <w:caps w:val="0"/>
            <w:spacing w:val="0"/>
            <w:sz w:val="24"/>
            <w:szCs w:val="24"/>
            <w:shd w:val="clear"/>
            <w:lang w:val="en-US" w:eastAsia="zh-CN"/>
          </w:rPr>
          <w:t>且</w:t>
        </w:r>
      </w:ins>
      <w:ins w:id="170" w:author="嶒棚文" w:date="2021-06-11T22:41:46Z">
        <w:r>
          <w:rPr>
            <w:rFonts w:hint="eastAsia" w:ascii="华文仿宋" w:hAnsi="华文仿宋" w:eastAsia="华文仿宋" w:cstheme="minorBidi"/>
            <w:i w:val="0"/>
            <w:iCs w:val="0"/>
            <w:caps w:val="0"/>
            <w:spacing w:val="0"/>
            <w:sz w:val="24"/>
            <w:szCs w:val="24"/>
            <w:shd w:val="clear"/>
            <w:lang w:val="en-US" w:eastAsia="zh-CN"/>
          </w:rPr>
          <w:t>安全可靠</w:t>
        </w:r>
      </w:ins>
      <w:ins w:id="171" w:author="嶒棚文" w:date="2021-06-11T22:33:56Z">
        <w:r>
          <w:rPr>
            <w:rFonts w:hint="eastAsia" w:ascii="华文仿宋" w:hAnsi="华文仿宋" w:eastAsia="华文仿宋" w:cstheme="minorBidi"/>
            <w:i w:val="0"/>
            <w:iCs w:val="0"/>
            <w:caps w:val="0"/>
            <w:spacing w:val="0"/>
            <w:sz w:val="24"/>
            <w:szCs w:val="24"/>
            <w:shd w:val="clear"/>
            <w:lang w:val="en-US" w:eastAsia="zh-CN"/>
          </w:rPr>
          <w:t>的</w:t>
        </w:r>
      </w:ins>
      <w:ins w:id="172" w:author="嶒棚文" w:date="2021-06-11T22:33:57Z">
        <w:r>
          <w:rPr>
            <w:rFonts w:hint="eastAsia" w:ascii="华文仿宋" w:hAnsi="华文仿宋" w:eastAsia="华文仿宋" w:cstheme="minorBidi"/>
            <w:i w:val="0"/>
            <w:iCs w:val="0"/>
            <w:caps w:val="0"/>
            <w:spacing w:val="0"/>
            <w:sz w:val="24"/>
            <w:szCs w:val="24"/>
            <w:shd w:val="clear"/>
            <w:lang w:val="en-US" w:eastAsia="zh-CN"/>
          </w:rPr>
          <w:t>，</w:t>
        </w:r>
      </w:ins>
      <w:ins w:id="173" w:author="嶒棚文" w:date="2021-06-11T22:36:05Z">
        <w:r>
          <w:rPr>
            <w:rFonts w:hint="eastAsia" w:ascii="华文仿宋" w:hAnsi="华文仿宋" w:eastAsia="华文仿宋" w:cstheme="minorBidi"/>
            <w:i w:val="0"/>
            <w:iCs w:val="0"/>
            <w:caps w:val="0"/>
            <w:spacing w:val="0"/>
            <w:sz w:val="24"/>
            <w:szCs w:val="24"/>
            <w:shd w:val="clear"/>
            <w:lang w:val="en-US" w:eastAsia="zh-CN"/>
          </w:rPr>
          <w:t>其</w:t>
        </w:r>
      </w:ins>
      <w:ins w:id="174" w:author="嶒棚文" w:date="2021-06-11T22:36:08Z">
        <w:r>
          <w:rPr>
            <w:rFonts w:hint="eastAsia" w:ascii="华文仿宋" w:hAnsi="华文仿宋" w:eastAsia="华文仿宋" w:cstheme="minorBidi"/>
            <w:i w:val="0"/>
            <w:iCs w:val="0"/>
            <w:caps w:val="0"/>
            <w:spacing w:val="0"/>
            <w:sz w:val="24"/>
            <w:szCs w:val="24"/>
            <w:shd w:val="clear"/>
            <w:lang w:val="en-US" w:eastAsia="zh-CN"/>
          </w:rPr>
          <w:t>存储方式</w:t>
        </w:r>
      </w:ins>
      <w:ins w:id="175" w:author="嶒棚文" w:date="2021-06-11T22:42:01Z">
        <w:r>
          <w:rPr>
            <w:rFonts w:hint="eastAsia" w:ascii="华文仿宋" w:hAnsi="华文仿宋" w:eastAsia="华文仿宋" w:cstheme="minorBidi"/>
            <w:i w:val="0"/>
            <w:iCs w:val="0"/>
            <w:caps w:val="0"/>
            <w:spacing w:val="0"/>
            <w:sz w:val="24"/>
            <w:szCs w:val="24"/>
            <w:shd w:val="clear"/>
            <w:lang w:val="en-US" w:eastAsia="zh-CN"/>
          </w:rPr>
          <w:t>为</w:t>
        </w:r>
      </w:ins>
      <w:ins w:id="176" w:author="嶒棚文" w:date="2021-06-11T22:36:10Z">
        <w:r>
          <w:rPr>
            <w:rFonts w:hint="eastAsia" w:ascii="华文仿宋" w:hAnsi="华文仿宋" w:eastAsia="华文仿宋" w:cstheme="minorBidi"/>
            <w:i w:val="0"/>
            <w:iCs w:val="0"/>
            <w:caps w:val="0"/>
            <w:spacing w:val="0"/>
            <w:sz w:val="24"/>
            <w:szCs w:val="24"/>
            <w:shd w:val="clear"/>
            <w:lang w:val="en-US" w:eastAsia="zh-CN"/>
          </w:rPr>
          <w:t>分布式</w:t>
        </w:r>
      </w:ins>
      <w:ins w:id="177" w:author="嶒棚文" w:date="2021-06-11T22:36:11Z">
        <w:r>
          <w:rPr>
            <w:rFonts w:hint="eastAsia" w:ascii="华文仿宋" w:hAnsi="华文仿宋" w:eastAsia="华文仿宋" w:cstheme="minorBidi"/>
            <w:i w:val="0"/>
            <w:iCs w:val="0"/>
            <w:caps w:val="0"/>
            <w:spacing w:val="0"/>
            <w:sz w:val="24"/>
            <w:szCs w:val="24"/>
            <w:shd w:val="clear"/>
            <w:lang w:val="en-US" w:eastAsia="zh-CN"/>
          </w:rPr>
          <w:t>存储，</w:t>
        </w:r>
      </w:ins>
      <w:ins w:id="178" w:author="嶒棚文" w:date="2021-06-11T22:36:18Z">
        <w:r>
          <w:rPr>
            <w:rFonts w:hint="eastAsia" w:ascii="华文仿宋" w:hAnsi="华文仿宋" w:eastAsia="华文仿宋" w:cstheme="minorBidi"/>
            <w:i w:val="0"/>
            <w:iCs w:val="0"/>
            <w:caps w:val="0"/>
            <w:spacing w:val="0"/>
            <w:sz w:val="24"/>
            <w:szCs w:val="24"/>
            <w:shd w:val="clear"/>
            <w:lang w:val="en-US" w:eastAsia="zh-CN"/>
          </w:rPr>
          <w:t>文件</w:t>
        </w:r>
      </w:ins>
      <w:ins w:id="179" w:author="嶒棚文" w:date="2021-06-11T22:36:19Z">
        <w:r>
          <w:rPr>
            <w:rFonts w:hint="eastAsia" w:ascii="华文仿宋" w:hAnsi="华文仿宋" w:eastAsia="华文仿宋" w:cstheme="minorBidi"/>
            <w:i w:val="0"/>
            <w:iCs w:val="0"/>
            <w:caps w:val="0"/>
            <w:spacing w:val="0"/>
            <w:sz w:val="24"/>
            <w:szCs w:val="24"/>
            <w:shd w:val="clear"/>
            <w:lang w:val="en-US" w:eastAsia="zh-CN"/>
          </w:rPr>
          <w:t>被</w:t>
        </w:r>
      </w:ins>
      <w:ins w:id="180" w:author="嶒棚文" w:date="2021-06-11T22:36:23Z">
        <w:r>
          <w:rPr>
            <w:rFonts w:hint="eastAsia" w:ascii="华文仿宋" w:hAnsi="华文仿宋" w:eastAsia="华文仿宋" w:cstheme="minorBidi"/>
            <w:i w:val="0"/>
            <w:iCs w:val="0"/>
            <w:caps w:val="0"/>
            <w:spacing w:val="0"/>
            <w:sz w:val="24"/>
            <w:szCs w:val="24"/>
            <w:shd w:val="clear"/>
            <w:lang w:val="en-US" w:eastAsia="zh-CN"/>
          </w:rPr>
          <w:t>切分</w:t>
        </w:r>
      </w:ins>
      <w:ins w:id="181" w:author="嶒棚文" w:date="2021-06-11T22:36:24Z">
        <w:r>
          <w:rPr>
            <w:rFonts w:hint="eastAsia" w:ascii="华文仿宋" w:hAnsi="华文仿宋" w:eastAsia="华文仿宋" w:cstheme="minorBidi"/>
            <w:i w:val="0"/>
            <w:iCs w:val="0"/>
            <w:caps w:val="0"/>
            <w:spacing w:val="0"/>
            <w:sz w:val="24"/>
            <w:szCs w:val="24"/>
            <w:shd w:val="clear"/>
            <w:lang w:val="en-US" w:eastAsia="zh-CN"/>
          </w:rPr>
          <w:t>成</w:t>
        </w:r>
      </w:ins>
      <w:ins w:id="182" w:author="嶒棚文" w:date="2021-06-11T22:36:29Z">
        <w:r>
          <w:rPr>
            <w:rFonts w:hint="eastAsia" w:ascii="华文仿宋" w:hAnsi="华文仿宋" w:eastAsia="华文仿宋" w:cstheme="minorBidi"/>
            <w:i w:val="0"/>
            <w:iCs w:val="0"/>
            <w:caps w:val="0"/>
            <w:spacing w:val="0"/>
            <w:sz w:val="24"/>
            <w:szCs w:val="24"/>
            <w:shd w:val="clear"/>
            <w:lang w:val="en-US" w:eastAsia="zh-CN"/>
          </w:rPr>
          <w:t>多个块</w:t>
        </w:r>
      </w:ins>
      <w:ins w:id="183" w:author="嶒棚文" w:date="2021-06-11T22:42:56Z">
        <w:r>
          <w:rPr>
            <w:rFonts w:hint="eastAsia" w:ascii="华文仿宋" w:hAnsi="华文仿宋" w:eastAsia="华文仿宋" w:cstheme="minorBidi"/>
            <w:i w:val="0"/>
            <w:iCs w:val="0"/>
            <w:caps w:val="0"/>
            <w:spacing w:val="0"/>
            <w:sz w:val="24"/>
            <w:szCs w:val="24"/>
            <w:shd w:val="clear"/>
            <w:lang w:val="en-US" w:eastAsia="zh-CN"/>
          </w:rPr>
          <w:t>并分别存储在不同的网络节点上</w:t>
        </w:r>
      </w:ins>
      <w:ins w:id="184" w:author="嶒棚文" w:date="2021-06-11T22:36:30Z">
        <w:r>
          <w:rPr>
            <w:rFonts w:hint="eastAsia" w:ascii="华文仿宋" w:hAnsi="华文仿宋" w:eastAsia="华文仿宋" w:cstheme="minorBidi"/>
            <w:i w:val="0"/>
            <w:iCs w:val="0"/>
            <w:caps w:val="0"/>
            <w:spacing w:val="0"/>
            <w:sz w:val="24"/>
            <w:szCs w:val="24"/>
            <w:shd w:val="clear"/>
            <w:lang w:val="en-US" w:eastAsia="zh-CN"/>
          </w:rPr>
          <w:t>，</w:t>
        </w:r>
      </w:ins>
      <w:ins w:id="185" w:author="嶒棚文" w:date="2021-06-11T22:43:03Z">
        <w:r>
          <w:rPr>
            <w:rFonts w:hint="eastAsia" w:ascii="华文仿宋" w:hAnsi="华文仿宋" w:eastAsia="华文仿宋" w:cstheme="minorBidi"/>
            <w:i w:val="0"/>
            <w:iCs w:val="0"/>
            <w:caps w:val="0"/>
            <w:spacing w:val="0"/>
            <w:sz w:val="24"/>
            <w:szCs w:val="24"/>
            <w:shd w:val="clear"/>
            <w:lang w:val="en-US" w:eastAsia="zh-CN"/>
          </w:rPr>
          <w:t>每个</w:t>
        </w:r>
      </w:ins>
      <w:ins w:id="186" w:author="嶒棚文" w:date="2021-06-11T22:43:04Z">
        <w:r>
          <w:rPr>
            <w:rFonts w:hint="eastAsia" w:ascii="华文仿宋" w:hAnsi="华文仿宋" w:eastAsia="华文仿宋" w:cstheme="minorBidi"/>
            <w:i w:val="0"/>
            <w:iCs w:val="0"/>
            <w:caps w:val="0"/>
            <w:spacing w:val="0"/>
            <w:sz w:val="24"/>
            <w:szCs w:val="24"/>
            <w:shd w:val="clear"/>
            <w:lang w:val="en-US" w:eastAsia="zh-CN"/>
          </w:rPr>
          <w:t>块</w:t>
        </w:r>
      </w:ins>
      <w:ins w:id="187" w:author="嶒棚文" w:date="2021-06-11T22:36:34Z">
        <w:r>
          <w:rPr>
            <w:rFonts w:hint="eastAsia" w:ascii="华文仿宋" w:hAnsi="华文仿宋" w:eastAsia="华文仿宋" w:cstheme="minorBidi"/>
            <w:i w:val="0"/>
            <w:iCs w:val="0"/>
            <w:caps w:val="0"/>
            <w:spacing w:val="0"/>
            <w:sz w:val="24"/>
            <w:szCs w:val="24"/>
            <w:shd w:val="clear"/>
            <w:lang w:val="en-US" w:eastAsia="zh-CN"/>
          </w:rPr>
          <w:t>通过</w:t>
        </w:r>
      </w:ins>
      <w:ins w:id="188" w:author="嶒棚文" w:date="2021-06-11T22:36:37Z">
        <w:r>
          <w:rPr>
            <w:rFonts w:hint="eastAsia" w:ascii="华文仿宋" w:hAnsi="华文仿宋" w:eastAsia="华文仿宋" w:cstheme="minorBidi"/>
            <w:i w:val="0"/>
            <w:iCs w:val="0"/>
            <w:caps w:val="0"/>
            <w:spacing w:val="0"/>
            <w:sz w:val="24"/>
            <w:szCs w:val="24"/>
            <w:shd w:val="clear"/>
            <w:lang w:val="en-US" w:eastAsia="zh-CN"/>
          </w:rPr>
          <w:t>哈希</w:t>
        </w:r>
      </w:ins>
      <w:ins w:id="189" w:author="嶒棚文" w:date="2021-06-11T22:36:40Z">
        <w:r>
          <w:rPr>
            <w:rFonts w:hint="eastAsia" w:ascii="华文仿宋" w:hAnsi="华文仿宋" w:eastAsia="华文仿宋" w:cstheme="minorBidi"/>
            <w:i w:val="0"/>
            <w:iCs w:val="0"/>
            <w:caps w:val="0"/>
            <w:spacing w:val="0"/>
            <w:sz w:val="24"/>
            <w:szCs w:val="24"/>
            <w:shd w:val="clear"/>
            <w:lang w:val="en-US" w:eastAsia="zh-CN"/>
          </w:rPr>
          <w:t>运算</w:t>
        </w:r>
      </w:ins>
      <w:ins w:id="190" w:author="嶒棚文" w:date="2021-06-11T22:36:41Z">
        <w:r>
          <w:rPr>
            <w:rFonts w:hint="eastAsia" w:ascii="华文仿宋" w:hAnsi="华文仿宋" w:eastAsia="华文仿宋" w:cstheme="minorBidi"/>
            <w:i w:val="0"/>
            <w:iCs w:val="0"/>
            <w:caps w:val="0"/>
            <w:spacing w:val="0"/>
            <w:sz w:val="24"/>
            <w:szCs w:val="24"/>
            <w:shd w:val="clear"/>
            <w:lang w:val="en-US" w:eastAsia="zh-CN"/>
          </w:rPr>
          <w:t>得到</w:t>
        </w:r>
      </w:ins>
      <w:ins w:id="191" w:author="嶒棚文" w:date="2021-06-11T22:36:43Z">
        <w:r>
          <w:rPr>
            <w:rFonts w:hint="eastAsia" w:ascii="华文仿宋" w:hAnsi="华文仿宋" w:eastAsia="华文仿宋" w:cstheme="minorBidi"/>
            <w:i w:val="0"/>
            <w:iCs w:val="0"/>
            <w:caps w:val="0"/>
            <w:spacing w:val="0"/>
            <w:sz w:val="24"/>
            <w:szCs w:val="24"/>
            <w:shd w:val="clear"/>
            <w:lang w:val="en-US" w:eastAsia="zh-CN"/>
          </w:rPr>
          <w:t>唯一</w:t>
        </w:r>
      </w:ins>
      <w:ins w:id="192" w:author="嶒棚文" w:date="2021-06-11T22:36:44Z">
        <w:r>
          <w:rPr>
            <w:rFonts w:hint="eastAsia" w:ascii="华文仿宋" w:hAnsi="华文仿宋" w:eastAsia="华文仿宋" w:cstheme="minorBidi"/>
            <w:i w:val="0"/>
            <w:iCs w:val="0"/>
            <w:caps w:val="0"/>
            <w:spacing w:val="0"/>
            <w:sz w:val="24"/>
            <w:szCs w:val="24"/>
            <w:shd w:val="clear"/>
            <w:lang w:val="en-US" w:eastAsia="zh-CN"/>
          </w:rPr>
          <w:t>ID</w:t>
        </w:r>
      </w:ins>
      <w:ins w:id="193" w:author="嶒棚文" w:date="2021-06-11T22:36:53Z">
        <w:r>
          <w:rPr>
            <w:rFonts w:hint="eastAsia" w:ascii="华文仿宋" w:hAnsi="华文仿宋" w:eastAsia="华文仿宋" w:cstheme="minorBidi"/>
            <w:i w:val="0"/>
            <w:iCs w:val="0"/>
            <w:caps w:val="0"/>
            <w:spacing w:val="0"/>
            <w:sz w:val="24"/>
            <w:szCs w:val="24"/>
            <w:shd w:val="clear"/>
            <w:lang w:val="en-US" w:eastAsia="zh-CN"/>
          </w:rPr>
          <w:t>以</w:t>
        </w:r>
      </w:ins>
      <w:ins w:id="194" w:author="嶒棚文" w:date="2021-06-11T22:36:54Z">
        <w:r>
          <w:rPr>
            <w:rFonts w:hint="eastAsia" w:ascii="华文仿宋" w:hAnsi="华文仿宋" w:eastAsia="华文仿宋" w:cstheme="minorBidi"/>
            <w:i w:val="0"/>
            <w:iCs w:val="0"/>
            <w:caps w:val="0"/>
            <w:spacing w:val="0"/>
            <w:sz w:val="24"/>
            <w:szCs w:val="24"/>
            <w:shd w:val="clear"/>
            <w:lang w:val="en-US" w:eastAsia="zh-CN"/>
          </w:rPr>
          <w:t>方便</w:t>
        </w:r>
      </w:ins>
      <w:ins w:id="195" w:author="嶒棚文" w:date="2021-06-11T22:36:57Z">
        <w:r>
          <w:rPr>
            <w:rFonts w:hint="eastAsia" w:ascii="华文仿宋" w:hAnsi="华文仿宋" w:eastAsia="华文仿宋" w:cstheme="minorBidi"/>
            <w:i w:val="0"/>
            <w:iCs w:val="0"/>
            <w:caps w:val="0"/>
            <w:spacing w:val="0"/>
            <w:sz w:val="24"/>
            <w:szCs w:val="24"/>
            <w:shd w:val="clear"/>
            <w:lang w:val="en-US" w:eastAsia="zh-CN"/>
          </w:rPr>
          <w:t>网络节点</w:t>
        </w:r>
      </w:ins>
      <w:ins w:id="196" w:author="嶒棚文" w:date="2021-06-11T22:37:00Z">
        <w:r>
          <w:rPr>
            <w:rFonts w:hint="eastAsia" w:ascii="华文仿宋" w:hAnsi="华文仿宋" w:eastAsia="华文仿宋" w:cstheme="minorBidi"/>
            <w:i w:val="0"/>
            <w:iCs w:val="0"/>
            <w:caps w:val="0"/>
            <w:spacing w:val="0"/>
            <w:sz w:val="24"/>
            <w:szCs w:val="24"/>
            <w:shd w:val="clear"/>
            <w:lang w:val="en-US" w:eastAsia="zh-CN"/>
          </w:rPr>
          <w:t>进行识别</w:t>
        </w:r>
      </w:ins>
      <w:ins w:id="197" w:author="嶒棚文" w:date="2021-06-11T22:37:01Z">
        <w:r>
          <w:rPr>
            <w:rFonts w:hint="eastAsia" w:ascii="华文仿宋" w:hAnsi="华文仿宋" w:eastAsia="华文仿宋" w:cstheme="minorBidi"/>
            <w:i w:val="0"/>
            <w:iCs w:val="0"/>
            <w:caps w:val="0"/>
            <w:spacing w:val="0"/>
            <w:sz w:val="24"/>
            <w:szCs w:val="24"/>
            <w:shd w:val="clear"/>
            <w:lang w:val="en-US" w:eastAsia="zh-CN"/>
          </w:rPr>
          <w:t>与</w:t>
        </w:r>
      </w:ins>
      <w:ins w:id="198" w:author="嶒棚文" w:date="2021-06-11T22:37:02Z">
        <w:r>
          <w:rPr>
            <w:rFonts w:hint="eastAsia" w:ascii="华文仿宋" w:hAnsi="华文仿宋" w:eastAsia="华文仿宋" w:cstheme="minorBidi"/>
            <w:i w:val="0"/>
            <w:iCs w:val="0"/>
            <w:caps w:val="0"/>
            <w:spacing w:val="0"/>
            <w:sz w:val="24"/>
            <w:szCs w:val="24"/>
            <w:shd w:val="clear"/>
            <w:lang w:val="en-US" w:eastAsia="zh-CN"/>
          </w:rPr>
          <w:t>去重</w:t>
        </w:r>
      </w:ins>
      <w:ins w:id="199" w:author="嶒棚文" w:date="2021-06-11T22:38:24Z">
        <w:r>
          <w:rPr>
            <w:rFonts w:hint="eastAsia" w:ascii="华文仿宋" w:hAnsi="华文仿宋" w:eastAsia="华文仿宋" w:cstheme="minorBidi"/>
            <w:i w:val="0"/>
            <w:iCs w:val="0"/>
            <w:caps w:val="0"/>
            <w:spacing w:val="0"/>
            <w:sz w:val="24"/>
            <w:szCs w:val="24"/>
            <w:shd w:val="clear"/>
            <w:lang w:val="en-US" w:eastAsia="zh-CN"/>
          </w:rPr>
          <w:t>。</w:t>
        </w:r>
      </w:ins>
      <w:ins w:id="200" w:author="嶒棚文" w:date="2021-06-11T22:38:27Z">
        <w:r>
          <w:rPr>
            <w:rFonts w:hint="eastAsia" w:ascii="华文仿宋" w:hAnsi="华文仿宋" w:eastAsia="华文仿宋" w:cstheme="minorBidi"/>
            <w:i w:val="0"/>
            <w:iCs w:val="0"/>
            <w:caps w:val="0"/>
            <w:spacing w:val="0"/>
            <w:sz w:val="24"/>
            <w:szCs w:val="24"/>
            <w:shd w:val="clear"/>
            <w:lang w:val="en-US" w:eastAsia="zh-CN"/>
          </w:rPr>
          <w:t>在</w:t>
        </w:r>
      </w:ins>
      <w:ins w:id="201" w:author="嶒棚文" w:date="2021-06-11T22:38:28Z">
        <w:r>
          <w:rPr>
            <w:rFonts w:hint="eastAsia" w:ascii="华文仿宋" w:hAnsi="华文仿宋" w:eastAsia="华文仿宋" w:cstheme="minorBidi"/>
            <w:i w:val="0"/>
            <w:iCs w:val="0"/>
            <w:caps w:val="0"/>
            <w:spacing w:val="0"/>
            <w:sz w:val="24"/>
            <w:szCs w:val="24"/>
            <w:shd w:val="clear"/>
            <w:lang w:val="en-US" w:eastAsia="zh-CN"/>
          </w:rPr>
          <w:t>完成</w:t>
        </w:r>
      </w:ins>
      <w:ins w:id="202" w:author="嶒棚文" w:date="2021-06-11T22:38:29Z">
        <w:r>
          <w:rPr>
            <w:rFonts w:hint="eastAsia" w:ascii="华文仿宋" w:hAnsi="华文仿宋" w:eastAsia="华文仿宋" w:cstheme="minorBidi"/>
            <w:i w:val="0"/>
            <w:iCs w:val="0"/>
            <w:caps w:val="0"/>
            <w:spacing w:val="0"/>
            <w:sz w:val="24"/>
            <w:szCs w:val="24"/>
            <w:shd w:val="clear"/>
            <w:lang w:val="en-US" w:eastAsia="zh-CN"/>
          </w:rPr>
          <w:t>以上</w:t>
        </w:r>
      </w:ins>
      <w:ins w:id="203" w:author="嶒棚文" w:date="2021-06-11T22:38:34Z">
        <w:r>
          <w:rPr>
            <w:rFonts w:hint="eastAsia" w:ascii="华文仿宋" w:hAnsi="华文仿宋" w:eastAsia="华文仿宋" w:cstheme="minorBidi"/>
            <w:i w:val="0"/>
            <w:iCs w:val="0"/>
            <w:caps w:val="0"/>
            <w:spacing w:val="0"/>
            <w:sz w:val="24"/>
            <w:szCs w:val="24"/>
            <w:shd w:val="clear"/>
            <w:lang w:val="en-US" w:eastAsia="zh-CN"/>
          </w:rPr>
          <w:t>过程</w:t>
        </w:r>
      </w:ins>
      <w:ins w:id="204" w:author="嶒棚文" w:date="2021-06-11T22:38:35Z">
        <w:r>
          <w:rPr>
            <w:rFonts w:hint="eastAsia" w:ascii="华文仿宋" w:hAnsi="华文仿宋" w:eastAsia="华文仿宋" w:cstheme="minorBidi"/>
            <w:i w:val="0"/>
            <w:iCs w:val="0"/>
            <w:caps w:val="0"/>
            <w:spacing w:val="0"/>
            <w:sz w:val="24"/>
            <w:szCs w:val="24"/>
            <w:shd w:val="clear"/>
            <w:lang w:val="en-US" w:eastAsia="zh-CN"/>
          </w:rPr>
          <w:t>后，</w:t>
        </w:r>
      </w:ins>
      <w:ins w:id="205" w:author="嶒棚文" w:date="2021-06-11T22:38:44Z">
        <w:r>
          <w:rPr>
            <w:rFonts w:hint="eastAsia" w:ascii="华文仿宋" w:hAnsi="华文仿宋" w:eastAsia="华文仿宋" w:cstheme="minorBidi"/>
            <w:i w:val="0"/>
            <w:iCs w:val="0"/>
            <w:caps w:val="0"/>
            <w:spacing w:val="0"/>
            <w:sz w:val="24"/>
            <w:szCs w:val="24"/>
            <w:shd w:val="clear"/>
            <w:lang w:val="en-US" w:eastAsia="zh-CN"/>
          </w:rPr>
          <w:t>由</w:t>
        </w:r>
      </w:ins>
      <w:ins w:id="206" w:author="嶒棚文" w:date="2021-06-11T22:38:46Z">
        <w:r>
          <w:rPr>
            <w:rFonts w:hint="eastAsia" w:ascii="华文仿宋" w:hAnsi="华文仿宋" w:eastAsia="华文仿宋" w:cstheme="minorBidi"/>
            <w:i w:val="0"/>
            <w:iCs w:val="0"/>
            <w:caps w:val="0"/>
            <w:spacing w:val="0"/>
            <w:sz w:val="24"/>
            <w:szCs w:val="24"/>
            <w:shd w:val="clear"/>
            <w:lang w:val="en-US" w:eastAsia="zh-CN"/>
          </w:rPr>
          <w:t>医疗机构</w:t>
        </w:r>
      </w:ins>
      <w:ins w:id="207" w:author="嶒棚文" w:date="2021-06-11T22:38:57Z">
        <w:r>
          <w:rPr>
            <w:rFonts w:hint="eastAsia" w:ascii="华文仿宋" w:hAnsi="华文仿宋" w:eastAsia="华文仿宋" w:cstheme="minorBidi"/>
            <w:i w:val="0"/>
            <w:iCs w:val="0"/>
            <w:caps w:val="0"/>
            <w:spacing w:val="0"/>
            <w:sz w:val="24"/>
            <w:szCs w:val="24"/>
            <w:shd w:val="clear"/>
            <w:lang w:val="en-US" w:eastAsia="zh-CN"/>
          </w:rPr>
          <w:t>的</w:t>
        </w:r>
      </w:ins>
      <w:ins w:id="208" w:author="嶒棚文" w:date="2021-06-11T22:38:58Z">
        <w:r>
          <w:rPr>
            <w:rFonts w:hint="eastAsia" w:ascii="华文仿宋" w:hAnsi="华文仿宋" w:eastAsia="华文仿宋" w:cstheme="minorBidi"/>
            <w:i w:val="0"/>
            <w:iCs w:val="0"/>
            <w:caps w:val="0"/>
            <w:spacing w:val="0"/>
            <w:sz w:val="24"/>
            <w:szCs w:val="24"/>
            <w:shd w:val="clear"/>
            <w:lang w:val="en-US" w:eastAsia="zh-CN"/>
          </w:rPr>
          <w:t>节点</w:t>
        </w:r>
      </w:ins>
      <w:ins w:id="209" w:author="嶒棚文" w:date="2021-06-11T22:39:00Z">
        <w:r>
          <w:rPr>
            <w:rFonts w:hint="eastAsia" w:ascii="华文仿宋" w:hAnsi="华文仿宋" w:eastAsia="华文仿宋" w:cstheme="minorBidi"/>
            <w:i w:val="0"/>
            <w:iCs w:val="0"/>
            <w:caps w:val="0"/>
            <w:spacing w:val="0"/>
            <w:sz w:val="24"/>
            <w:szCs w:val="24"/>
            <w:shd w:val="clear"/>
            <w:lang w:val="en-US" w:eastAsia="zh-CN"/>
          </w:rPr>
          <w:t>方</w:t>
        </w:r>
      </w:ins>
      <w:ins w:id="210" w:author="嶒棚文" w:date="2021-06-11T22:39:03Z">
        <w:r>
          <w:rPr>
            <w:rFonts w:hint="eastAsia" w:ascii="华文仿宋" w:hAnsi="华文仿宋" w:eastAsia="华文仿宋" w:cstheme="minorBidi"/>
            <w:i w:val="0"/>
            <w:iCs w:val="0"/>
            <w:caps w:val="0"/>
            <w:spacing w:val="0"/>
            <w:sz w:val="24"/>
            <w:szCs w:val="24"/>
            <w:shd w:val="clear"/>
            <w:lang w:val="en-US" w:eastAsia="zh-CN"/>
          </w:rPr>
          <w:t>提供</w:t>
        </w:r>
      </w:ins>
      <w:ins w:id="211" w:author="嶒棚文" w:date="2021-06-11T22:39:07Z">
        <w:r>
          <w:rPr>
            <w:rFonts w:hint="eastAsia" w:ascii="华文仿宋" w:hAnsi="华文仿宋" w:eastAsia="华文仿宋" w:cstheme="minorBidi"/>
            <w:i w:val="0"/>
            <w:iCs w:val="0"/>
            <w:caps w:val="0"/>
            <w:spacing w:val="0"/>
            <w:sz w:val="24"/>
            <w:szCs w:val="24"/>
            <w:shd w:val="clear"/>
            <w:lang w:val="en-US" w:eastAsia="zh-CN"/>
          </w:rPr>
          <w:t>数据</w:t>
        </w:r>
      </w:ins>
      <w:ins w:id="212" w:author="嶒棚文" w:date="2021-06-11T22:39:09Z">
        <w:r>
          <w:rPr>
            <w:rFonts w:hint="eastAsia" w:ascii="华文仿宋" w:hAnsi="华文仿宋" w:eastAsia="华文仿宋" w:cstheme="minorBidi"/>
            <w:i w:val="0"/>
            <w:iCs w:val="0"/>
            <w:caps w:val="0"/>
            <w:spacing w:val="0"/>
            <w:sz w:val="24"/>
            <w:szCs w:val="24"/>
            <w:shd w:val="clear"/>
            <w:lang w:val="en-US" w:eastAsia="zh-CN"/>
          </w:rPr>
          <w:t>文件的</w:t>
        </w:r>
      </w:ins>
      <w:ins w:id="213" w:author="嶒棚文" w:date="2021-06-11T22:39:10Z">
        <w:r>
          <w:rPr>
            <w:rFonts w:hint="eastAsia" w:ascii="华文仿宋" w:hAnsi="华文仿宋" w:eastAsia="华文仿宋" w:cstheme="minorBidi"/>
            <w:i w:val="0"/>
            <w:iCs w:val="0"/>
            <w:caps w:val="0"/>
            <w:spacing w:val="0"/>
            <w:sz w:val="24"/>
            <w:szCs w:val="24"/>
            <w:shd w:val="clear"/>
            <w:lang w:val="en-US" w:eastAsia="zh-CN"/>
          </w:rPr>
          <w:t>唯一</w:t>
        </w:r>
      </w:ins>
      <w:ins w:id="214" w:author="嶒棚文" w:date="2021-06-11T22:39:12Z">
        <w:r>
          <w:rPr>
            <w:rFonts w:hint="eastAsia" w:ascii="华文仿宋" w:hAnsi="华文仿宋" w:eastAsia="华文仿宋" w:cstheme="minorBidi"/>
            <w:i w:val="0"/>
            <w:iCs w:val="0"/>
            <w:caps w:val="0"/>
            <w:spacing w:val="0"/>
            <w:sz w:val="24"/>
            <w:szCs w:val="24"/>
            <w:shd w:val="clear"/>
            <w:lang w:val="en-US" w:eastAsia="zh-CN"/>
          </w:rPr>
          <w:t>标识ID</w:t>
        </w:r>
      </w:ins>
      <w:ins w:id="215" w:author="嶒棚文" w:date="2021-06-11T22:39:58Z">
        <w:r>
          <w:rPr>
            <w:rFonts w:hint="eastAsia" w:ascii="华文仿宋" w:hAnsi="华文仿宋" w:eastAsia="华文仿宋" w:cstheme="minorBidi"/>
            <w:i w:val="0"/>
            <w:iCs w:val="0"/>
            <w:caps w:val="0"/>
            <w:spacing w:val="0"/>
            <w:sz w:val="24"/>
            <w:szCs w:val="24"/>
            <w:shd w:val="clear"/>
            <w:lang w:val="en-US" w:eastAsia="zh-CN"/>
          </w:rPr>
          <w:t>发送</w:t>
        </w:r>
      </w:ins>
      <w:ins w:id="216" w:author="嶒棚文" w:date="2021-06-11T22:39:14Z">
        <w:r>
          <w:rPr>
            <w:rFonts w:hint="eastAsia" w:ascii="华文仿宋" w:hAnsi="华文仿宋" w:eastAsia="华文仿宋" w:cstheme="minorBidi"/>
            <w:i w:val="0"/>
            <w:iCs w:val="0"/>
            <w:caps w:val="0"/>
            <w:spacing w:val="0"/>
            <w:sz w:val="24"/>
            <w:szCs w:val="24"/>
            <w:shd w:val="clear"/>
            <w:lang w:val="en-US" w:eastAsia="zh-CN"/>
          </w:rPr>
          <w:t>给</w:t>
        </w:r>
      </w:ins>
      <w:ins w:id="217" w:author="嶒棚文" w:date="2021-06-11T22:39:51Z">
        <w:r>
          <w:rPr>
            <w:rFonts w:hint="eastAsia" w:ascii="华文仿宋" w:hAnsi="华文仿宋" w:eastAsia="华文仿宋" w:cstheme="minorBidi"/>
            <w:i w:val="0"/>
            <w:iCs w:val="0"/>
            <w:caps w:val="0"/>
            <w:spacing w:val="0"/>
            <w:sz w:val="24"/>
            <w:szCs w:val="24"/>
            <w:shd w:val="clear"/>
            <w:lang w:val="en-US" w:eastAsia="zh-CN"/>
          </w:rPr>
          <w:t>T</w:t>
        </w:r>
      </w:ins>
      <w:ins w:id="218" w:author="嶒棚文" w:date="2021-06-11T22:39:53Z">
        <w:r>
          <w:rPr>
            <w:rFonts w:hint="eastAsia" w:ascii="华文仿宋" w:hAnsi="华文仿宋" w:eastAsia="华文仿宋" w:cstheme="minorBidi"/>
            <w:i w:val="0"/>
            <w:iCs w:val="0"/>
            <w:caps w:val="0"/>
            <w:spacing w:val="0"/>
            <w:sz w:val="24"/>
            <w:szCs w:val="24"/>
            <w:shd w:val="clear"/>
            <w:lang w:val="en-US" w:eastAsia="zh-CN"/>
          </w:rPr>
          <w:t>FD</w:t>
        </w:r>
      </w:ins>
      <w:ins w:id="219" w:author="嶒棚文" w:date="2021-06-11T22:39:54Z">
        <w:r>
          <w:rPr>
            <w:rFonts w:hint="eastAsia" w:ascii="华文仿宋" w:hAnsi="华文仿宋" w:eastAsia="华文仿宋" w:cstheme="minorBidi"/>
            <w:i w:val="0"/>
            <w:iCs w:val="0"/>
            <w:caps w:val="0"/>
            <w:spacing w:val="0"/>
            <w:sz w:val="24"/>
            <w:szCs w:val="24"/>
            <w:shd w:val="clear"/>
            <w:lang w:val="en-US" w:eastAsia="zh-CN"/>
          </w:rPr>
          <w:t>AI</w:t>
        </w:r>
      </w:ins>
      <w:ins w:id="220" w:author="嶒棚文" w:date="2021-06-11T22:43:16Z">
        <w:r>
          <w:rPr>
            <w:rFonts w:hint="eastAsia" w:ascii="华文仿宋" w:hAnsi="华文仿宋" w:eastAsia="华文仿宋" w:cstheme="minorBidi"/>
            <w:i w:val="0"/>
            <w:iCs w:val="0"/>
            <w:caps w:val="0"/>
            <w:spacing w:val="0"/>
            <w:sz w:val="24"/>
            <w:szCs w:val="24"/>
            <w:shd w:val="clear"/>
            <w:lang w:val="en-US" w:eastAsia="zh-CN"/>
          </w:rPr>
          <w:t>，</w:t>
        </w:r>
      </w:ins>
      <w:ins w:id="221" w:author="嶒棚文" w:date="2021-06-11T22:43:19Z">
        <w:r>
          <w:rPr>
            <w:rFonts w:hint="eastAsia" w:ascii="华文仿宋" w:hAnsi="华文仿宋" w:eastAsia="华文仿宋" w:cstheme="minorBidi"/>
            <w:i w:val="0"/>
            <w:iCs w:val="0"/>
            <w:caps w:val="0"/>
            <w:spacing w:val="0"/>
            <w:sz w:val="24"/>
            <w:szCs w:val="24"/>
            <w:shd w:val="clear"/>
            <w:lang w:val="en-US" w:eastAsia="zh-CN"/>
          </w:rPr>
          <w:t>然后T</w:t>
        </w:r>
      </w:ins>
      <w:ins w:id="222" w:author="嶒棚文" w:date="2021-06-11T22:43:23Z">
        <w:r>
          <w:rPr>
            <w:rFonts w:hint="eastAsia" w:ascii="华文仿宋" w:hAnsi="华文仿宋" w:eastAsia="华文仿宋" w:cstheme="minorBidi"/>
            <w:i w:val="0"/>
            <w:iCs w:val="0"/>
            <w:caps w:val="0"/>
            <w:spacing w:val="0"/>
            <w:sz w:val="24"/>
            <w:szCs w:val="24"/>
            <w:shd w:val="clear"/>
            <w:lang w:val="en-US" w:eastAsia="zh-CN"/>
          </w:rPr>
          <w:t>FDA</w:t>
        </w:r>
      </w:ins>
      <w:ins w:id="223" w:author="嶒棚文" w:date="2021-06-11T22:43:24Z">
        <w:r>
          <w:rPr>
            <w:rFonts w:hint="eastAsia" w:ascii="华文仿宋" w:hAnsi="华文仿宋" w:eastAsia="华文仿宋" w:cstheme="minorBidi"/>
            <w:i w:val="0"/>
            <w:iCs w:val="0"/>
            <w:caps w:val="0"/>
            <w:spacing w:val="0"/>
            <w:sz w:val="24"/>
            <w:szCs w:val="24"/>
            <w:shd w:val="clear"/>
            <w:lang w:val="en-US" w:eastAsia="zh-CN"/>
          </w:rPr>
          <w:t>I</w:t>
        </w:r>
      </w:ins>
      <w:ins w:id="224" w:author="嶒棚文" w:date="2021-06-11T22:43:27Z">
        <w:r>
          <w:rPr>
            <w:rFonts w:hint="eastAsia" w:ascii="华文仿宋" w:hAnsi="华文仿宋" w:eastAsia="华文仿宋" w:cstheme="minorBidi"/>
            <w:i w:val="0"/>
            <w:iCs w:val="0"/>
            <w:caps w:val="0"/>
            <w:spacing w:val="0"/>
            <w:sz w:val="24"/>
            <w:szCs w:val="24"/>
            <w:shd w:val="clear"/>
            <w:lang w:val="en-US" w:eastAsia="zh-CN"/>
          </w:rPr>
          <w:t>将</w:t>
        </w:r>
      </w:ins>
      <w:ins w:id="225" w:author="嶒棚文" w:date="2021-06-11T22:43:29Z">
        <w:r>
          <w:rPr>
            <w:rFonts w:hint="eastAsia" w:ascii="华文仿宋" w:hAnsi="华文仿宋" w:eastAsia="华文仿宋" w:cstheme="minorBidi"/>
            <w:i w:val="0"/>
            <w:iCs w:val="0"/>
            <w:caps w:val="0"/>
            <w:spacing w:val="0"/>
            <w:sz w:val="24"/>
            <w:szCs w:val="24"/>
            <w:shd w:val="clear"/>
            <w:lang w:val="en-US" w:eastAsia="zh-CN"/>
          </w:rPr>
          <w:t>诊断结果</w:t>
        </w:r>
      </w:ins>
      <w:ins w:id="226" w:author="嶒棚文" w:date="2021-06-11T22:43:53Z">
        <w:r>
          <w:rPr>
            <w:rFonts w:hint="eastAsia" w:ascii="华文仿宋" w:hAnsi="华文仿宋" w:eastAsia="华文仿宋" w:cstheme="minorBidi"/>
            <w:i w:val="0"/>
            <w:iCs w:val="0"/>
            <w:caps w:val="0"/>
            <w:spacing w:val="0"/>
            <w:sz w:val="24"/>
            <w:szCs w:val="24"/>
            <w:shd w:val="clear"/>
            <w:lang w:val="en-US" w:eastAsia="zh-CN"/>
          </w:rPr>
          <w:t>同</w:t>
        </w:r>
      </w:ins>
      <w:ins w:id="227" w:author="嶒棚文" w:date="2021-06-11T22:43:56Z">
        <w:r>
          <w:rPr>
            <w:rFonts w:hint="eastAsia" w:ascii="华文仿宋" w:hAnsi="华文仿宋" w:eastAsia="华文仿宋" w:cstheme="minorBidi"/>
            <w:i w:val="0"/>
            <w:iCs w:val="0"/>
            <w:caps w:val="0"/>
            <w:spacing w:val="0"/>
            <w:sz w:val="24"/>
            <w:szCs w:val="24"/>
            <w:shd w:val="clear"/>
            <w:lang w:val="en-US" w:eastAsia="zh-CN"/>
          </w:rPr>
          <w:t>样</w:t>
        </w:r>
      </w:ins>
      <w:ins w:id="228" w:author="嶒棚文" w:date="2021-06-11T22:43:58Z">
        <w:r>
          <w:rPr>
            <w:rFonts w:hint="eastAsia" w:ascii="华文仿宋" w:hAnsi="华文仿宋" w:eastAsia="华文仿宋" w:cstheme="minorBidi"/>
            <w:i w:val="0"/>
            <w:iCs w:val="0"/>
            <w:caps w:val="0"/>
            <w:spacing w:val="0"/>
            <w:sz w:val="24"/>
            <w:szCs w:val="24"/>
            <w:shd w:val="clear"/>
            <w:lang w:val="en-US" w:eastAsia="zh-CN"/>
          </w:rPr>
          <w:t>上传至</w:t>
        </w:r>
      </w:ins>
      <w:ins w:id="229" w:author="嶒棚文" w:date="2021-06-11T22:44:06Z">
        <w:r>
          <w:rPr>
            <w:rFonts w:hint="eastAsia" w:ascii="华文仿宋" w:hAnsi="华文仿宋" w:eastAsia="华文仿宋" w:cstheme="minorBidi"/>
            <w:i w:val="0"/>
            <w:iCs w:val="0"/>
            <w:caps w:val="0"/>
            <w:spacing w:val="0"/>
            <w:sz w:val="24"/>
            <w:szCs w:val="24"/>
            <w:shd w:val="clear"/>
            <w:lang w:val="en-US" w:eastAsia="zh-CN"/>
          </w:rPr>
          <w:t>网络</w:t>
        </w:r>
      </w:ins>
      <w:ins w:id="230" w:author="嶒棚文" w:date="2021-06-11T22:44:07Z">
        <w:r>
          <w:rPr>
            <w:rFonts w:hint="eastAsia" w:ascii="华文仿宋" w:hAnsi="华文仿宋" w:eastAsia="华文仿宋" w:cstheme="minorBidi"/>
            <w:i w:val="0"/>
            <w:iCs w:val="0"/>
            <w:caps w:val="0"/>
            <w:spacing w:val="0"/>
            <w:sz w:val="24"/>
            <w:szCs w:val="24"/>
            <w:shd w:val="clear"/>
            <w:lang w:val="en-US" w:eastAsia="zh-CN"/>
          </w:rPr>
          <w:t>节点，</w:t>
        </w:r>
      </w:ins>
      <w:ins w:id="231" w:author="嶒棚文" w:date="2021-06-11T22:44:09Z">
        <w:r>
          <w:rPr>
            <w:rFonts w:hint="eastAsia" w:ascii="华文仿宋" w:hAnsi="华文仿宋" w:eastAsia="华文仿宋" w:cstheme="minorBidi"/>
            <w:i w:val="0"/>
            <w:iCs w:val="0"/>
            <w:caps w:val="0"/>
            <w:spacing w:val="0"/>
            <w:sz w:val="24"/>
            <w:szCs w:val="24"/>
            <w:shd w:val="clear"/>
            <w:lang w:val="en-US" w:eastAsia="zh-CN"/>
          </w:rPr>
          <w:t>发送</w:t>
        </w:r>
      </w:ins>
      <w:ins w:id="232" w:author="嶒棚文" w:date="2021-06-11T22:44:11Z">
        <w:r>
          <w:rPr>
            <w:rFonts w:hint="eastAsia" w:ascii="华文仿宋" w:hAnsi="华文仿宋" w:eastAsia="华文仿宋" w:cstheme="minorBidi"/>
            <w:i w:val="0"/>
            <w:iCs w:val="0"/>
            <w:caps w:val="0"/>
            <w:spacing w:val="0"/>
            <w:sz w:val="24"/>
            <w:szCs w:val="24"/>
            <w:shd w:val="clear"/>
            <w:lang w:val="en-US" w:eastAsia="zh-CN"/>
          </w:rPr>
          <w:t>唯一</w:t>
        </w:r>
      </w:ins>
      <w:ins w:id="233" w:author="嶒棚文" w:date="2021-06-11T22:44:12Z">
        <w:r>
          <w:rPr>
            <w:rFonts w:hint="eastAsia" w:ascii="华文仿宋" w:hAnsi="华文仿宋" w:eastAsia="华文仿宋" w:cstheme="minorBidi"/>
            <w:i w:val="0"/>
            <w:iCs w:val="0"/>
            <w:caps w:val="0"/>
            <w:spacing w:val="0"/>
            <w:sz w:val="24"/>
            <w:szCs w:val="24"/>
            <w:shd w:val="clear"/>
            <w:lang w:val="en-US" w:eastAsia="zh-CN"/>
          </w:rPr>
          <w:t>标识ID</w:t>
        </w:r>
      </w:ins>
      <w:ins w:id="234" w:author="嶒棚文" w:date="2021-06-11T22:44:17Z">
        <w:r>
          <w:rPr>
            <w:rFonts w:hint="eastAsia" w:ascii="华文仿宋" w:hAnsi="华文仿宋" w:eastAsia="华文仿宋" w:cstheme="minorBidi"/>
            <w:i w:val="0"/>
            <w:iCs w:val="0"/>
            <w:caps w:val="0"/>
            <w:spacing w:val="0"/>
            <w:sz w:val="24"/>
            <w:szCs w:val="24"/>
            <w:shd w:val="clear"/>
            <w:lang w:val="en-US" w:eastAsia="zh-CN"/>
          </w:rPr>
          <w:t>给</w:t>
        </w:r>
      </w:ins>
      <w:ins w:id="235" w:author="嶒棚文" w:date="2021-06-11T22:44:22Z">
        <w:r>
          <w:rPr>
            <w:rFonts w:hint="eastAsia" w:ascii="华文仿宋" w:hAnsi="华文仿宋" w:eastAsia="华文仿宋" w:cstheme="minorBidi"/>
            <w:i w:val="0"/>
            <w:iCs w:val="0"/>
            <w:caps w:val="0"/>
            <w:spacing w:val="0"/>
            <w:sz w:val="24"/>
            <w:szCs w:val="24"/>
            <w:shd w:val="clear"/>
            <w:lang w:val="en-US" w:eastAsia="zh-CN"/>
          </w:rPr>
          <w:t>医疗机构方</w:t>
        </w:r>
      </w:ins>
      <w:ins w:id="236" w:author="嶒棚文" w:date="2021-06-11T22:44:25Z">
        <w:r>
          <w:rPr>
            <w:rFonts w:hint="eastAsia" w:ascii="华文仿宋" w:hAnsi="华文仿宋" w:eastAsia="华文仿宋" w:cstheme="minorBidi"/>
            <w:i w:val="0"/>
            <w:iCs w:val="0"/>
            <w:caps w:val="0"/>
            <w:spacing w:val="0"/>
            <w:sz w:val="24"/>
            <w:szCs w:val="24"/>
            <w:shd w:val="clear"/>
            <w:lang w:val="en-US" w:eastAsia="zh-CN"/>
          </w:rPr>
          <w:t>，</w:t>
        </w:r>
      </w:ins>
      <w:ins w:id="237" w:author="嶒棚文" w:date="2021-06-11T22:44:41Z">
        <w:r>
          <w:rPr>
            <w:rFonts w:hint="eastAsia" w:ascii="华文仿宋" w:hAnsi="华文仿宋" w:eastAsia="华文仿宋" w:cstheme="minorBidi"/>
            <w:i w:val="0"/>
            <w:iCs w:val="0"/>
            <w:caps w:val="0"/>
            <w:spacing w:val="0"/>
            <w:sz w:val="24"/>
            <w:szCs w:val="24"/>
            <w:shd w:val="clear"/>
            <w:lang w:val="en-US" w:eastAsia="zh-CN"/>
          </w:rPr>
          <w:t>医疗机构</w:t>
        </w:r>
      </w:ins>
      <w:ins w:id="238" w:author="嶒棚文" w:date="2021-06-11T22:45:47Z">
        <w:r>
          <w:rPr>
            <w:rFonts w:hint="eastAsia" w:ascii="华文仿宋" w:hAnsi="华文仿宋" w:eastAsia="华文仿宋" w:cstheme="minorBidi"/>
            <w:i w:val="0"/>
            <w:iCs w:val="0"/>
            <w:caps w:val="0"/>
            <w:spacing w:val="0"/>
            <w:sz w:val="24"/>
            <w:szCs w:val="24"/>
            <w:shd w:val="clear"/>
            <w:lang w:val="en-US" w:eastAsia="zh-CN"/>
          </w:rPr>
          <w:t>方</w:t>
        </w:r>
      </w:ins>
      <w:ins w:id="239" w:author="嶒棚文" w:date="2021-06-11T22:46:01Z">
        <w:r>
          <w:rPr>
            <w:rFonts w:hint="eastAsia" w:ascii="华文仿宋" w:hAnsi="华文仿宋" w:eastAsia="华文仿宋" w:cstheme="minorBidi"/>
            <w:i w:val="0"/>
            <w:iCs w:val="0"/>
            <w:caps w:val="0"/>
            <w:spacing w:val="0"/>
            <w:sz w:val="24"/>
            <w:szCs w:val="24"/>
            <w:shd w:val="clear"/>
            <w:lang w:val="en-US" w:eastAsia="zh-CN"/>
          </w:rPr>
          <w:t>会</w:t>
        </w:r>
      </w:ins>
      <w:ins w:id="240" w:author="嶒棚文" w:date="2021-06-11T22:46:02Z">
        <w:r>
          <w:rPr>
            <w:rFonts w:hint="eastAsia" w:ascii="华文仿宋" w:hAnsi="华文仿宋" w:eastAsia="华文仿宋" w:cstheme="minorBidi"/>
            <w:i w:val="0"/>
            <w:iCs w:val="0"/>
            <w:caps w:val="0"/>
            <w:spacing w:val="0"/>
            <w:sz w:val="24"/>
            <w:szCs w:val="24"/>
            <w:shd w:val="clear"/>
            <w:lang w:val="en-US" w:eastAsia="zh-CN"/>
          </w:rPr>
          <w:t>持续</w:t>
        </w:r>
      </w:ins>
      <w:ins w:id="241" w:author="嶒棚文" w:date="2021-06-11T22:46:03Z">
        <w:r>
          <w:rPr>
            <w:rFonts w:hint="eastAsia" w:ascii="华文仿宋" w:hAnsi="华文仿宋" w:eastAsia="华文仿宋" w:cstheme="minorBidi"/>
            <w:i w:val="0"/>
            <w:iCs w:val="0"/>
            <w:caps w:val="0"/>
            <w:spacing w:val="0"/>
            <w:sz w:val="24"/>
            <w:szCs w:val="24"/>
            <w:shd w:val="clear"/>
            <w:lang w:val="en-US" w:eastAsia="zh-CN"/>
          </w:rPr>
          <w:t>记录</w:t>
        </w:r>
      </w:ins>
      <w:ins w:id="242" w:author="嶒棚文" w:date="2021-06-11T22:46:05Z">
        <w:r>
          <w:rPr>
            <w:rFonts w:hint="eastAsia" w:ascii="华文仿宋" w:hAnsi="华文仿宋" w:eastAsia="华文仿宋" w:cstheme="minorBidi"/>
            <w:i w:val="0"/>
            <w:iCs w:val="0"/>
            <w:caps w:val="0"/>
            <w:spacing w:val="0"/>
            <w:sz w:val="24"/>
            <w:szCs w:val="24"/>
            <w:shd w:val="clear"/>
            <w:lang w:val="en-US" w:eastAsia="zh-CN"/>
          </w:rPr>
          <w:t>病人的</w:t>
        </w:r>
      </w:ins>
      <w:ins w:id="243" w:author="嶒棚文" w:date="2021-06-11T22:46:09Z">
        <w:r>
          <w:rPr>
            <w:rFonts w:hint="eastAsia" w:ascii="华文仿宋" w:hAnsi="华文仿宋" w:eastAsia="华文仿宋" w:cstheme="minorBidi"/>
            <w:i w:val="0"/>
            <w:iCs w:val="0"/>
            <w:caps w:val="0"/>
            <w:spacing w:val="0"/>
            <w:sz w:val="24"/>
            <w:szCs w:val="24"/>
            <w:shd w:val="clear"/>
            <w:lang w:val="en-US" w:eastAsia="zh-CN"/>
          </w:rPr>
          <w:t>病情</w:t>
        </w:r>
      </w:ins>
      <w:ins w:id="244" w:author="嶒棚文" w:date="2021-06-11T22:46:17Z">
        <w:r>
          <w:rPr>
            <w:rFonts w:hint="eastAsia" w:ascii="华文仿宋" w:hAnsi="华文仿宋" w:eastAsia="华文仿宋" w:cstheme="minorBidi"/>
            <w:i w:val="0"/>
            <w:iCs w:val="0"/>
            <w:caps w:val="0"/>
            <w:spacing w:val="0"/>
            <w:sz w:val="24"/>
            <w:szCs w:val="24"/>
            <w:shd w:val="clear"/>
            <w:lang w:val="en-US" w:eastAsia="zh-CN"/>
          </w:rPr>
          <w:t>结果</w:t>
        </w:r>
      </w:ins>
      <w:ins w:id="245" w:author="嶒棚文" w:date="2021-06-11T22:46:19Z">
        <w:r>
          <w:rPr>
            <w:rFonts w:hint="eastAsia" w:ascii="华文仿宋" w:hAnsi="华文仿宋" w:eastAsia="华文仿宋" w:cstheme="minorBidi"/>
            <w:i w:val="0"/>
            <w:iCs w:val="0"/>
            <w:caps w:val="0"/>
            <w:spacing w:val="0"/>
            <w:sz w:val="24"/>
            <w:szCs w:val="24"/>
            <w:shd w:val="clear"/>
            <w:lang w:val="en-US" w:eastAsia="zh-CN"/>
          </w:rPr>
          <w:t>与</w:t>
        </w:r>
      </w:ins>
      <w:ins w:id="246" w:author="嶒棚文" w:date="2021-06-11T22:46:21Z">
        <w:r>
          <w:rPr>
            <w:rFonts w:hint="eastAsia" w:ascii="华文仿宋" w:hAnsi="华文仿宋" w:eastAsia="华文仿宋" w:cstheme="minorBidi"/>
            <w:i w:val="0"/>
            <w:iCs w:val="0"/>
            <w:caps w:val="0"/>
            <w:spacing w:val="0"/>
            <w:sz w:val="24"/>
            <w:szCs w:val="24"/>
            <w:shd w:val="clear"/>
            <w:lang w:val="en-US" w:eastAsia="zh-CN"/>
          </w:rPr>
          <w:t>状况</w:t>
        </w:r>
      </w:ins>
      <w:ins w:id="247" w:author="嶒棚文" w:date="2021-06-11T22:46:26Z">
        <w:r>
          <w:rPr>
            <w:rFonts w:hint="eastAsia" w:ascii="华文仿宋" w:hAnsi="华文仿宋" w:eastAsia="华文仿宋" w:cstheme="minorBidi"/>
            <w:i w:val="0"/>
            <w:iCs w:val="0"/>
            <w:caps w:val="0"/>
            <w:spacing w:val="0"/>
            <w:sz w:val="24"/>
            <w:szCs w:val="24"/>
            <w:shd w:val="clear"/>
            <w:lang w:val="en-US" w:eastAsia="zh-CN"/>
          </w:rPr>
          <w:t>，</w:t>
        </w:r>
      </w:ins>
      <w:ins w:id="248" w:author="嶒棚文" w:date="2021-06-11T22:46:27Z">
        <w:r>
          <w:rPr>
            <w:rFonts w:hint="eastAsia" w:ascii="华文仿宋" w:hAnsi="华文仿宋" w:eastAsia="华文仿宋" w:cstheme="minorBidi"/>
            <w:i w:val="0"/>
            <w:iCs w:val="0"/>
            <w:caps w:val="0"/>
            <w:spacing w:val="0"/>
            <w:sz w:val="24"/>
            <w:szCs w:val="24"/>
            <w:shd w:val="clear"/>
            <w:lang w:val="en-US" w:eastAsia="zh-CN"/>
          </w:rPr>
          <w:t>在</w:t>
        </w:r>
      </w:ins>
      <w:ins w:id="249" w:author="嶒棚文" w:date="2021-06-11T22:46:29Z">
        <w:r>
          <w:rPr>
            <w:rFonts w:hint="eastAsia" w:ascii="华文仿宋" w:hAnsi="华文仿宋" w:eastAsia="华文仿宋" w:cstheme="minorBidi"/>
            <w:i w:val="0"/>
            <w:iCs w:val="0"/>
            <w:caps w:val="0"/>
            <w:spacing w:val="0"/>
            <w:sz w:val="24"/>
            <w:szCs w:val="24"/>
            <w:shd w:val="clear"/>
            <w:lang w:val="en-US" w:eastAsia="zh-CN"/>
          </w:rPr>
          <w:t>病人</w:t>
        </w:r>
      </w:ins>
      <w:ins w:id="250" w:author="嶒棚文" w:date="2021-06-11T22:46:41Z">
        <w:r>
          <w:rPr>
            <w:rFonts w:hint="eastAsia" w:ascii="华文仿宋" w:hAnsi="华文仿宋" w:eastAsia="华文仿宋" w:cstheme="minorBidi"/>
            <w:i w:val="0"/>
            <w:iCs w:val="0"/>
            <w:caps w:val="0"/>
            <w:spacing w:val="0"/>
            <w:sz w:val="24"/>
            <w:szCs w:val="24"/>
            <w:shd w:val="clear"/>
            <w:lang w:val="en-US" w:eastAsia="zh-CN"/>
          </w:rPr>
          <w:t>有</w:t>
        </w:r>
      </w:ins>
      <w:ins w:id="251" w:author="嶒棚文" w:date="2021-06-11T22:46:43Z">
        <w:r>
          <w:rPr>
            <w:rFonts w:hint="eastAsia" w:ascii="华文仿宋" w:hAnsi="华文仿宋" w:eastAsia="华文仿宋" w:cstheme="minorBidi"/>
            <w:i w:val="0"/>
            <w:iCs w:val="0"/>
            <w:caps w:val="0"/>
            <w:spacing w:val="0"/>
            <w:sz w:val="24"/>
            <w:szCs w:val="24"/>
            <w:shd w:val="clear"/>
            <w:lang w:val="en-US" w:eastAsia="zh-CN"/>
          </w:rPr>
          <w:t>查询结果的</w:t>
        </w:r>
      </w:ins>
      <w:ins w:id="252" w:author="嶒棚文" w:date="2021-06-11T22:46:44Z">
        <w:r>
          <w:rPr>
            <w:rFonts w:hint="eastAsia" w:ascii="华文仿宋" w:hAnsi="华文仿宋" w:eastAsia="华文仿宋" w:cstheme="minorBidi"/>
            <w:i w:val="0"/>
            <w:iCs w:val="0"/>
            <w:caps w:val="0"/>
            <w:spacing w:val="0"/>
            <w:sz w:val="24"/>
            <w:szCs w:val="24"/>
            <w:shd w:val="clear"/>
            <w:lang w:val="en-US" w:eastAsia="zh-CN"/>
          </w:rPr>
          <w:t>需求</w:t>
        </w:r>
      </w:ins>
      <w:ins w:id="253" w:author="嶒棚文" w:date="2021-06-11T22:46:45Z">
        <w:r>
          <w:rPr>
            <w:rFonts w:hint="eastAsia" w:ascii="华文仿宋" w:hAnsi="华文仿宋" w:eastAsia="华文仿宋" w:cstheme="minorBidi"/>
            <w:i w:val="0"/>
            <w:iCs w:val="0"/>
            <w:caps w:val="0"/>
            <w:spacing w:val="0"/>
            <w:sz w:val="24"/>
            <w:szCs w:val="24"/>
            <w:shd w:val="clear"/>
            <w:lang w:val="en-US" w:eastAsia="zh-CN"/>
          </w:rPr>
          <w:t>时，</w:t>
        </w:r>
      </w:ins>
      <w:ins w:id="254" w:author="嶒棚文" w:date="2021-06-11T22:46:50Z">
        <w:r>
          <w:rPr>
            <w:rFonts w:hint="eastAsia" w:ascii="华文仿宋" w:hAnsi="华文仿宋" w:eastAsia="华文仿宋" w:cstheme="minorBidi"/>
            <w:i w:val="0"/>
            <w:iCs w:val="0"/>
            <w:caps w:val="0"/>
            <w:spacing w:val="0"/>
            <w:sz w:val="24"/>
            <w:szCs w:val="24"/>
            <w:shd w:val="clear"/>
            <w:lang w:val="en-US" w:eastAsia="zh-CN"/>
          </w:rPr>
          <w:t>发送</w:t>
        </w:r>
      </w:ins>
      <w:ins w:id="255" w:author="嶒棚文" w:date="2021-06-11T22:46:51Z">
        <w:r>
          <w:rPr>
            <w:rFonts w:hint="eastAsia" w:ascii="华文仿宋" w:hAnsi="华文仿宋" w:eastAsia="华文仿宋" w:cstheme="minorBidi"/>
            <w:i w:val="0"/>
            <w:iCs w:val="0"/>
            <w:caps w:val="0"/>
            <w:spacing w:val="0"/>
            <w:sz w:val="24"/>
            <w:szCs w:val="24"/>
            <w:shd w:val="clear"/>
            <w:lang w:val="en-US" w:eastAsia="zh-CN"/>
          </w:rPr>
          <w:t>给</w:t>
        </w:r>
      </w:ins>
      <w:ins w:id="256" w:author="嶒棚文" w:date="2021-06-11T22:46:53Z">
        <w:r>
          <w:rPr>
            <w:rFonts w:hint="eastAsia" w:ascii="华文仿宋" w:hAnsi="华文仿宋" w:eastAsia="华文仿宋" w:cstheme="minorBidi"/>
            <w:i w:val="0"/>
            <w:iCs w:val="0"/>
            <w:caps w:val="0"/>
            <w:spacing w:val="0"/>
            <w:sz w:val="24"/>
            <w:szCs w:val="24"/>
            <w:shd w:val="clear"/>
            <w:lang w:val="en-US" w:eastAsia="zh-CN"/>
          </w:rPr>
          <w:t>病人</w:t>
        </w:r>
      </w:ins>
      <w:ins w:id="257" w:author="嶒棚文" w:date="2021-06-11T22:47:00Z">
        <w:r>
          <w:rPr>
            <w:rFonts w:hint="eastAsia" w:ascii="华文仿宋" w:hAnsi="华文仿宋" w:eastAsia="华文仿宋" w:cstheme="minorBidi"/>
            <w:i w:val="0"/>
            <w:iCs w:val="0"/>
            <w:caps w:val="0"/>
            <w:spacing w:val="0"/>
            <w:sz w:val="24"/>
            <w:szCs w:val="24"/>
            <w:shd w:val="clear"/>
            <w:lang w:val="en-US" w:eastAsia="zh-CN"/>
          </w:rPr>
          <w:t>病情</w:t>
        </w:r>
      </w:ins>
      <w:ins w:id="258" w:author="嶒棚文" w:date="2021-06-11T22:47:01Z">
        <w:r>
          <w:rPr>
            <w:rFonts w:hint="eastAsia" w:ascii="华文仿宋" w:hAnsi="华文仿宋" w:eastAsia="华文仿宋" w:cstheme="minorBidi"/>
            <w:i w:val="0"/>
            <w:iCs w:val="0"/>
            <w:caps w:val="0"/>
            <w:spacing w:val="0"/>
            <w:sz w:val="24"/>
            <w:szCs w:val="24"/>
            <w:shd w:val="clear"/>
            <w:lang w:val="en-US" w:eastAsia="zh-CN"/>
          </w:rPr>
          <w:t>结果的</w:t>
        </w:r>
      </w:ins>
      <w:ins w:id="259" w:author="嶒棚文" w:date="2021-06-11T22:47:02Z">
        <w:r>
          <w:rPr>
            <w:rFonts w:hint="eastAsia" w:ascii="华文仿宋" w:hAnsi="华文仿宋" w:eastAsia="华文仿宋" w:cstheme="minorBidi"/>
            <w:i w:val="0"/>
            <w:iCs w:val="0"/>
            <w:caps w:val="0"/>
            <w:spacing w:val="0"/>
            <w:sz w:val="24"/>
            <w:szCs w:val="24"/>
            <w:shd w:val="clear"/>
            <w:lang w:val="en-US" w:eastAsia="zh-CN"/>
          </w:rPr>
          <w:t>唯一</w:t>
        </w:r>
      </w:ins>
      <w:ins w:id="260" w:author="嶒棚文" w:date="2021-06-11T22:47:04Z">
        <w:r>
          <w:rPr>
            <w:rFonts w:hint="eastAsia" w:ascii="华文仿宋" w:hAnsi="华文仿宋" w:eastAsia="华文仿宋" w:cstheme="minorBidi"/>
            <w:i w:val="0"/>
            <w:iCs w:val="0"/>
            <w:caps w:val="0"/>
            <w:spacing w:val="0"/>
            <w:sz w:val="24"/>
            <w:szCs w:val="24"/>
            <w:shd w:val="clear"/>
            <w:lang w:val="en-US" w:eastAsia="zh-CN"/>
          </w:rPr>
          <w:t>标识ID</w:t>
        </w:r>
      </w:ins>
      <w:ins w:id="261" w:author="嶒棚文" w:date="2021-06-11T22:47:09Z">
        <w:r>
          <w:rPr>
            <w:rFonts w:hint="eastAsia" w:ascii="华文仿宋" w:hAnsi="华文仿宋" w:eastAsia="华文仿宋" w:cstheme="minorBidi"/>
            <w:i w:val="0"/>
            <w:iCs w:val="0"/>
            <w:caps w:val="0"/>
            <w:spacing w:val="0"/>
            <w:sz w:val="24"/>
            <w:szCs w:val="24"/>
            <w:shd w:val="clear"/>
            <w:lang w:val="en-US" w:eastAsia="zh-CN"/>
          </w:rPr>
          <w:t>。</w:t>
        </w:r>
      </w:ins>
      <w:ins w:id="262" w:author="嶒棚文" w:date="2021-06-11T22:47:14Z">
        <w:r>
          <w:rPr>
            <w:rFonts w:hint="eastAsia" w:ascii="华文仿宋" w:hAnsi="华文仿宋" w:eastAsia="华文仿宋" w:cstheme="minorBidi"/>
            <w:i w:val="0"/>
            <w:iCs w:val="0"/>
            <w:caps w:val="0"/>
            <w:spacing w:val="0"/>
            <w:sz w:val="24"/>
            <w:szCs w:val="24"/>
            <w:shd w:val="clear"/>
            <w:lang w:val="en-US" w:eastAsia="zh-CN"/>
          </w:rPr>
          <w:t>整个</w:t>
        </w:r>
      </w:ins>
      <w:ins w:id="263" w:author="嶒棚文" w:date="2021-06-11T22:47:16Z">
        <w:r>
          <w:rPr>
            <w:rFonts w:hint="eastAsia" w:ascii="华文仿宋" w:hAnsi="华文仿宋" w:eastAsia="华文仿宋" w:cstheme="minorBidi"/>
            <w:i w:val="0"/>
            <w:iCs w:val="0"/>
            <w:caps w:val="0"/>
            <w:spacing w:val="0"/>
            <w:sz w:val="24"/>
            <w:szCs w:val="24"/>
            <w:shd w:val="clear"/>
            <w:lang w:val="en-US" w:eastAsia="zh-CN"/>
          </w:rPr>
          <w:t>过程</w:t>
        </w:r>
      </w:ins>
      <w:ins w:id="264" w:author="嶒棚文" w:date="2021-06-11T22:47:39Z">
        <w:r>
          <w:rPr>
            <w:rFonts w:hint="eastAsia" w:ascii="华文仿宋" w:hAnsi="华文仿宋" w:eastAsia="华文仿宋" w:cstheme="minorBidi"/>
            <w:i w:val="0"/>
            <w:iCs w:val="0"/>
            <w:caps w:val="0"/>
            <w:spacing w:val="0"/>
            <w:sz w:val="24"/>
            <w:szCs w:val="24"/>
            <w:shd w:val="clear"/>
            <w:lang w:val="en-US" w:eastAsia="zh-CN"/>
          </w:rPr>
          <w:t>相比</w:t>
        </w:r>
      </w:ins>
      <w:ins w:id="265" w:author="嶒棚文" w:date="2021-06-11T22:47:41Z">
        <w:r>
          <w:rPr>
            <w:rFonts w:hint="eastAsia" w:ascii="华文仿宋" w:hAnsi="华文仿宋" w:eastAsia="华文仿宋" w:cstheme="minorBidi"/>
            <w:i w:val="0"/>
            <w:iCs w:val="0"/>
            <w:caps w:val="0"/>
            <w:spacing w:val="0"/>
            <w:sz w:val="24"/>
            <w:szCs w:val="24"/>
            <w:shd w:val="clear"/>
            <w:lang w:val="en-US" w:eastAsia="zh-CN"/>
          </w:rPr>
          <w:t>传统的</w:t>
        </w:r>
      </w:ins>
      <w:ins w:id="266" w:author="嶒棚文" w:date="2021-06-11T22:47:43Z">
        <w:r>
          <w:rPr>
            <w:rFonts w:hint="eastAsia" w:ascii="华文仿宋" w:hAnsi="华文仿宋" w:eastAsia="华文仿宋" w:cstheme="minorBidi"/>
            <w:i w:val="0"/>
            <w:iCs w:val="0"/>
            <w:caps w:val="0"/>
            <w:spacing w:val="0"/>
            <w:sz w:val="24"/>
            <w:szCs w:val="24"/>
            <w:shd w:val="clear"/>
            <w:lang w:val="en-US" w:eastAsia="zh-CN"/>
          </w:rPr>
          <w:t>数据</w:t>
        </w:r>
      </w:ins>
      <w:ins w:id="267" w:author="嶒棚文" w:date="2021-06-11T22:47:45Z">
        <w:r>
          <w:rPr>
            <w:rFonts w:hint="eastAsia" w:ascii="华文仿宋" w:hAnsi="华文仿宋" w:eastAsia="华文仿宋" w:cstheme="minorBidi"/>
            <w:i w:val="0"/>
            <w:iCs w:val="0"/>
            <w:caps w:val="0"/>
            <w:spacing w:val="0"/>
            <w:sz w:val="24"/>
            <w:szCs w:val="24"/>
            <w:shd w:val="clear"/>
            <w:lang w:val="en-US" w:eastAsia="zh-CN"/>
          </w:rPr>
          <w:t>交互</w:t>
        </w:r>
      </w:ins>
      <w:ins w:id="268" w:author="嶒棚文" w:date="2021-06-11T22:47:46Z">
        <w:r>
          <w:rPr>
            <w:rFonts w:hint="eastAsia" w:ascii="华文仿宋" w:hAnsi="华文仿宋" w:eastAsia="华文仿宋" w:cstheme="minorBidi"/>
            <w:i w:val="0"/>
            <w:iCs w:val="0"/>
            <w:caps w:val="0"/>
            <w:spacing w:val="0"/>
            <w:sz w:val="24"/>
            <w:szCs w:val="24"/>
            <w:shd w:val="clear"/>
            <w:lang w:val="en-US" w:eastAsia="zh-CN"/>
          </w:rPr>
          <w:t>方法</w:t>
        </w:r>
      </w:ins>
      <w:ins w:id="269" w:author="嶒棚文" w:date="2021-06-11T22:47:48Z">
        <w:r>
          <w:rPr>
            <w:rFonts w:hint="eastAsia" w:ascii="华文仿宋" w:hAnsi="华文仿宋" w:eastAsia="华文仿宋" w:cstheme="minorBidi"/>
            <w:i w:val="0"/>
            <w:iCs w:val="0"/>
            <w:caps w:val="0"/>
            <w:spacing w:val="0"/>
            <w:sz w:val="24"/>
            <w:szCs w:val="24"/>
            <w:shd w:val="clear"/>
            <w:lang w:val="en-US" w:eastAsia="zh-CN"/>
          </w:rPr>
          <w:t>更加</w:t>
        </w:r>
      </w:ins>
      <w:ins w:id="270" w:author="嶒棚文" w:date="2021-06-11T22:47:50Z">
        <w:r>
          <w:rPr>
            <w:rFonts w:hint="eastAsia" w:ascii="华文仿宋" w:hAnsi="华文仿宋" w:eastAsia="华文仿宋" w:cstheme="minorBidi"/>
            <w:i w:val="0"/>
            <w:iCs w:val="0"/>
            <w:caps w:val="0"/>
            <w:spacing w:val="0"/>
            <w:sz w:val="24"/>
            <w:szCs w:val="24"/>
            <w:shd w:val="clear"/>
            <w:lang w:val="en-US" w:eastAsia="zh-CN"/>
          </w:rPr>
          <w:t>安全可靠，</w:t>
        </w:r>
      </w:ins>
      <w:ins w:id="271" w:author="嶒棚文" w:date="2021-06-11T22:25:35Z">
        <w:r>
          <w:rPr>
            <w:rFonts w:hint="eastAsia" w:ascii="华文仿宋" w:hAnsi="华文仿宋" w:eastAsia="华文仿宋"/>
            <w:sz w:val="24"/>
            <w:szCs w:val="24"/>
            <w:lang w:val="en-US" w:eastAsia="zh-CN"/>
          </w:rPr>
          <w:t>详细</w:t>
        </w:r>
      </w:ins>
      <w:ins w:id="272" w:author="嶒棚文" w:date="2021-06-11T22:25:36Z">
        <w:r>
          <w:rPr>
            <w:rFonts w:hint="eastAsia" w:ascii="华文仿宋" w:hAnsi="华文仿宋" w:eastAsia="华文仿宋"/>
            <w:sz w:val="24"/>
            <w:szCs w:val="24"/>
            <w:lang w:val="en-US" w:eastAsia="zh-CN"/>
          </w:rPr>
          <w:t>过程</w:t>
        </w:r>
      </w:ins>
      <w:ins w:id="273" w:author="嶒棚文" w:date="2021-06-11T22:25:40Z">
        <w:r>
          <w:rPr>
            <w:rFonts w:hint="eastAsia" w:ascii="华文仿宋" w:hAnsi="华文仿宋" w:eastAsia="华文仿宋"/>
            <w:sz w:val="24"/>
            <w:szCs w:val="24"/>
            <w:lang w:val="en-US" w:eastAsia="zh-CN"/>
          </w:rPr>
          <w:t>见</w:t>
        </w:r>
      </w:ins>
      <w:ins w:id="274" w:author="嶒棚文" w:date="2021-06-11T22:25:43Z">
        <w:r>
          <w:rPr>
            <w:rFonts w:hint="eastAsia" w:ascii="华文仿宋" w:hAnsi="华文仿宋" w:eastAsia="华文仿宋"/>
            <w:sz w:val="24"/>
            <w:szCs w:val="24"/>
            <w:lang w:val="en-US" w:eastAsia="zh-CN"/>
          </w:rPr>
          <w:t>附录</w:t>
        </w:r>
      </w:ins>
      <w:ins w:id="275" w:author="嶒棚文" w:date="2021-06-11T22:25:47Z">
        <w:r>
          <w:rPr>
            <w:rFonts w:hint="eastAsia" w:ascii="华文仿宋" w:hAnsi="华文仿宋" w:eastAsia="华文仿宋"/>
            <w:sz w:val="24"/>
            <w:szCs w:val="24"/>
            <w:lang w:val="en-US" w:eastAsia="zh-CN"/>
          </w:rPr>
          <w:t>文件</w:t>
        </w:r>
      </w:ins>
      <w:ins w:id="276" w:author="嶒棚文" w:date="2021-06-11T22:25:48Z">
        <w:r>
          <w:rPr>
            <w:rFonts w:hint="eastAsia" w:ascii="华文仿宋" w:hAnsi="华文仿宋" w:eastAsia="华文仿宋"/>
            <w:sz w:val="24"/>
            <w:szCs w:val="24"/>
            <w:lang w:val="en-US" w:eastAsia="zh-CN"/>
          </w:rPr>
          <w:t>所示</w:t>
        </w:r>
      </w:ins>
      <w:ins w:id="277" w:author="嶒棚文" w:date="2021-06-11T22:54:04Z">
        <w:r>
          <w:rPr>
            <w:rFonts w:hint="eastAsia" w:ascii="华文仿宋" w:hAnsi="华文仿宋" w:eastAsia="华文仿宋"/>
            <w:sz w:val="24"/>
            <w:szCs w:val="24"/>
            <w:lang w:val="en-US" w:eastAsia="zh-CN"/>
          </w:rPr>
          <w:t>，</w:t>
        </w:r>
      </w:ins>
      <w:ins w:id="278" w:author="嶒棚文" w:date="2021-06-11T22:54:10Z">
        <w:r>
          <w:rPr>
            <w:rFonts w:hint="eastAsia" w:ascii="华文仿宋" w:hAnsi="华文仿宋" w:eastAsia="华文仿宋"/>
            <w:sz w:val="24"/>
            <w:szCs w:val="24"/>
            <w:lang w:val="en-US" w:eastAsia="zh-CN"/>
          </w:rPr>
          <w:t>并</w:t>
        </w:r>
      </w:ins>
      <w:ins w:id="279" w:author="嶒棚文" w:date="2021-06-11T22:54:16Z">
        <w:r>
          <w:rPr>
            <w:rFonts w:hint="eastAsia" w:ascii="华文仿宋" w:hAnsi="华文仿宋" w:eastAsia="华文仿宋"/>
            <w:sz w:val="24"/>
            <w:szCs w:val="24"/>
            <w:lang w:val="en-US" w:eastAsia="zh-CN"/>
          </w:rPr>
          <w:t>将</w:t>
        </w:r>
      </w:ins>
      <w:ins w:id="280" w:author="嶒棚文" w:date="2021-06-11T22:54:18Z">
        <w:r>
          <w:rPr>
            <w:rFonts w:hint="eastAsia" w:ascii="华文仿宋" w:hAnsi="华文仿宋" w:eastAsia="华文仿宋"/>
            <w:sz w:val="24"/>
            <w:szCs w:val="24"/>
            <w:lang w:val="en-US" w:eastAsia="zh-CN"/>
          </w:rPr>
          <w:t>在</w:t>
        </w:r>
      </w:ins>
      <w:ins w:id="281" w:author="嶒棚文" w:date="2021-06-11T22:54:21Z">
        <w:r>
          <w:rPr>
            <w:rFonts w:hint="eastAsia" w:ascii="华文仿宋" w:hAnsi="华文仿宋" w:eastAsia="华文仿宋"/>
            <w:sz w:val="24"/>
            <w:szCs w:val="24"/>
            <w:lang w:val="en-US" w:eastAsia="zh-CN"/>
          </w:rPr>
          <w:t>接下</w:t>
        </w:r>
      </w:ins>
      <w:ins w:id="282" w:author="嶒棚文" w:date="2021-06-11T22:53:40Z">
        <w:r>
          <w:rPr>
            <w:rFonts w:hint="eastAsia" w:ascii="华文仿宋" w:hAnsi="华文仿宋" w:eastAsia="华文仿宋"/>
            <w:sz w:val="24"/>
            <w:szCs w:val="24"/>
            <w:lang w:val="en-US" w:eastAsia="zh-CN"/>
          </w:rPr>
          <w:t>来</w:t>
        </w:r>
      </w:ins>
      <w:ins w:id="283" w:author="嶒棚文" w:date="2021-06-11T22:53:44Z">
        <w:r>
          <w:rPr>
            <w:rFonts w:hint="eastAsia" w:ascii="华文仿宋" w:hAnsi="华文仿宋" w:eastAsia="华文仿宋"/>
            <w:sz w:val="24"/>
            <w:szCs w:val="24"/>
            <w:lang w:val="en-US" w:eastAsia="zh-CN"/>
          </w:rPr>
          <w:t>介绍</w:t>
        </w:r>
      </w:ins>
      <w:ins w:id="284" w:author="嶒棚文" w:date="2021-06-11T22:53:45Z">
        <w:r>
          <w:rPr>
            <w:rFonts w:hint="eastAsia" w:ascii="华文仿宋" w:hAnsi="华文仿宋" w:eastAsia="华文仿宋"/>
            <w:sz w:val="24"/>
            <w:szCs w:val="24"/>
            <w:lang w:val="en-US" w:eastAsia="zh-CN"/>
          </w:rPr>
          <w:t>T</w:t>
        </w:r>
      </w:ins>
      <w:ins w:id="285" w:author="嶒棚文" w:date="2021-06-11T22:53:46Z">
        <w:r>
          <w:rPr>
            <w:rFonts w:hint="eastAsia" w:ascii="华文仿宋" w:hAnsi="华文仿宋" w:eastAsia="华文仿宋"/>
            <w:sz w:val="24"/>
            <w:szCs w:val="24"/>
            <w:lang w:val="en-US" w:eastAsia="zh-CN"/>
          </w:rPr>
          <w:t>D</w:t>
        </w:r>
      </w:ins>
      <w:ins w:id="286" w:author="嶒棚文" w:date="2021-06-11T22:53:47Z">
        <w:r>
          <w:rPr>
            <w:rFonts w:hint="eastAsia" w:ascii="华文仿宋" w:hAnsi="华文仿宋" w:eastAsia="华文仿宋"/>
            <w:sz w:val="24"/>
            <w:szCs w:val="24"/>
            <w:lang w:val="en-US" w:eastAsia="zh-CN"/>
          </w:rPr>
          <w:t>DAI</w:t>
        </w:r>
      </w:ins>
      <w:ins w:id="287" w:author="嶒棚文" w:date="2021-06-11T22:54:02Z">
        <w:r>
          <w:rPr>
            <w:rFonts w:hint="eastAsia" w:ascii="华文仿宋" w:hAnsi="华文仿宋" w:eastAsia="华文仿宋"/>
            <w:sz w:val="24"/>
            <w:szCs w:val="24"/>
            <w:lang w:val="en-US" w:eastAsia="zh-CN"/>
          </w:rPr>
          <w:t>。</w:t>
        </w:r>
      </w:ins>
    </w:p>
    <w:p>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ins w:id="288" w:author="嶒棚文" w:date="2021-06-12T00:32:24Z"/>
          <w:rFonts w:hint="eastAsia" w:asciiTheme="minorHAnsi" w:hAnsiTheme="minorHAnsi" w:eastAsiaTheme="minorEastAsia"/>
          <w:sz w:val="30"/>
          <w:szCs w:val="30"/>
          <w:lang w:val="en-US" w:eastAsia="zh-CN"/>
        </w:rPr>
      </w:pPr>
      <w:ins w:id="289" w:author="嶒棚文" w:date="2021-06-12T00:32:25Z">
        <w:r>
          <w:rPr>
            <w:rFonts w:hint="eastAsia" w:asciiTheme="minorHAnsi" w:hAnsiTheme="minorHAnsi" w:eastAsiaTheme="minorEastAsia"/>
            <w:sz w:val="30"/>
            <w:szCs w:val="30"/>
            <w:lang w:val="en-US" w:eastAsia="zh-CN"/>
          </w:rPr>
          <w:t>TDDAI</w:t>
        </w:r>
      </w:ins>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为了能</w:t>
      </w:r>
      <w:r>
        <w:rPr>
          <w:rFonts w:hint="eastAsia" w:ascii="华文仿宋" w:hAnsi="华文仿宋" w:eastAsia="华文仿宋"/>
          <w:sz w:val="24"/>
          <w:szCs w:val="24"/>
        </w:rPr>
        <w:t>在超声检查阶段判断疾病</w:t>
      </w:r>
      <w:r>
        <w:rPr>
          <w:rFonts w:hint="eastAsia" w:ascii="华文仿宋" w:hAnsi="华文仿宋" w:eastAsia="华文仿宋"/>
          <w:sz w:val="24"/>
          <w:szCs w:val="24"/>
          <w:lang w:val="en-US" w:eastAsia="zh-CN"/>
        </w:rPr>
        <w:t>的</w:t>
      </w:r>
      <w:r>
        <w:rPr>
          <w:rFonts w:hint="eastAsia" w:ascii="华文仿宋" w:hAnsi="华文仿宋" w:eastAsia="华文仿宋"/>
          <w:sz w:val="24"/>
          <w:szCs w:val="24"/>
        </w:rPr>
        <w:t>有无并</w:t>
      </w:r>
      <w:r>
        <w:rPr>
          <w:rFonts w:hint="eastAsia" w:ascii="华文仿宋" w:hAnsi="华文仿宋" w:eastAsia="华文仿宋"/>
          <w:sz w:val="24"/>
          <w:szCs w:val="24"/>
          <w:lang w:val="en-US" w:eastAsia="zh-CN"/>
        </w:rPr>
        <w:t>且能够</w:t>
      </w:r>
      <w:r>
        <w:rPr>
          <w:rFonts w:hint="eastAsia" w:ascii="华文仿宋" w:hAnsi="华文仿宋" w:eastAsia="华文仿宋"/>
          <w:sz w:val="24"/>
          <w:szCs w:val="24"/>
        </w:rPr>
        <w:t>分级，</w:t>
      </w:r>
      <w:r>
        <w:rPr>
          <w:rFonts w:hint="eastAsia" w:ascii="华文仿宋" w:hAnsi="华文仿宋" w:eastAsia="华文仿宋"/>
          <w:sz w:val="24"/>
          <w:szCs w:val="24"/>
          <w:lang w:val="en-US" w:eastAsia="zh-CN"/>
        </w:rPr>
        <w:t>以</w:t>
      </w:r>
      <w:r>
        <w:rPr>
          <w:rFonts w:hint="eastAsia" w:ascii="华文仿宋" w:hAnsi="华文仿宋" w:eastAsia="华文仿宋"/>
          <w:sz w:val="24"/>
          <w:szCs w:val="24"/>
        </w:rPr>
        <w:t>省去不必要的后续检查，节约大量金钱人力及医疗资源</w:t>
      </w:r>
      <w:r>
        <w:rPr>
          <w:rFonts w:hint="eastAsia" w:ascii="华文仿宋" w:hAnsi="华文仿宋" w:eastAsia="华文仿宋"/>
          <w:sz w:val="24"/>
          <w:szCs w:val="24"/>
          <w:lang w:eastAsia="zh-CN"/>
        </w:rPr>
        <w:t>。</w:t>
      </w:r>
      <w:r>
        <w:rPr>
          <w:rFonts w:hint="eastAsia" w:ascii="华文仿宋" w:hAnsi="华文仿宋" w:eastAsia="华文仿宋"/>
          <w:sz w:val="24"/>
          <w:szCs w:val="24"/>
          <w:lang w:val="en-US" w:eastAsia="zh-CN"/>
        </w:rPr>
        <w:t>这一节将介绍我们研究出的一套关于肾积水超声图像病理分级的系统方案，如图1所示，其主要部分是采用深度学习领域的语义分割算法结合分类算法（之后简称为分割器与分类器），以最终实现超声图像分类。由于超声图像具备噪点大且密集的特点，直接分类的准确率将十分低下，于是我们将图片经过分割算法以及一些图像处理方法，以增加分类网络中图像的可用表征。接下来将依次介绍我们所设计与使用的分割器会和分类器。</w:t>
      </w:r>
    </w:p>
    <w:p>
      <w:pPr>
        <w:jc w:val="center"/>
        <w:rPr>
          <w:rFonts w:hint="default" w:ascii="华文仿宋" w:hAnsi="华文仿宋" w:eastAsia="华文仿宋"/>
          <w:sz w:val="28"/>
          <w:szCs w:val="32"/>
          <w:lang w:val="en-US" w:eastAsia="zh-CN"/>
        </w:rPr>
      </w:pPr>
      <w:r>
        <w:rPr>
          <w:rFonts w:hint="default" w:ascii="华文仿宋" w:hAnsi="华文仿宋" w:eastAsia="华文仿宋"/>
          <w:sz w:val="28"/>
          <w:szCs w:val="32"/>
          <w:lang w:val="en-US" w:eastAsia="zh-CN"/>
        </w:rPr>
        <w:drawing>
          <wp:inline distT="0" distB="0" distL="114300" distR="114300">
            <wp:extent cx="4644390" cy="2373630"/>
            <wp:effectExtent l="0" t="0" r="381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5"/>
                    <a:stretch>
                      <a:fillRect/>
                    </a:stretch>
                  </pic:blipFill>
                  <pic:spPr>
                    <a:xfrm>
                      <a:off x="0" y="0"/>
                      <a:ext cx="4644390" cy="2373630"/>
                    </a:xfrm>
                    <a:prstGeom prst="rect">
                      <a:avLst/>
                    </a:prstGeom>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ins w:id="290" w:author="嶒棚文" w:date="2021-06-12T00:31:38Z">
        <w:r>
          <w:rPr/>
          <w:t>2</w:t>
        </w:r>
      </w:ins>
      <w:r>
        <w:fldChar w:fldCharType="end"/>
      </w:r>
      <w:r>
        <w:rPr>
          <w:rFonts w:hint="eastAsia"/>
          <w:lang w:val="en-US" w:eastAsia="zh-CN"/>
        </w:rPr>
        <w:t>. 图示为整体的肾超声图像病理分级系统，输入为原图，输出为病理分级结果</w:t>
      </w:r>
    </w:p>
    <w:p>
      <w:pPr>
        <w:ind w:firstLine="420" w:firstLineChars="0"/>
        <w:rPr>
          <w:rFonts w:hint="default"/>
          <w:lang w:val="en-US" w:eastAsia="zh-CN"/>
        </w:rPr>
      </w:pPr>
    </w:p>
    <w:p>
      <w:pPr>
        <w:spacing w:line="360" w:lineRule="auto"/>
        <w:ind w:firstLine="0" w:firstLineChars="0"/>
        <w:rPr>
          <w:rFonts w:hint="eastAsia" w:ascii="华文仿宋" w:hAnsi="华文仿宋" w:eastAsia="华文仿宋"/>
          <w:sz w:val="28"/>
          <w:szCs w:val="28"/>
          <w:lang w:val="en-US" w:eastAsia="zh-CN"/>
        </w:rPr>
      </w:pPr>
      <w:ins w:id="291" w:author="嶒棚文" w:date="2021-06-12T00:32:46Z">
        <w:r>
          <w:rPr>
            <w:rFonts w:hint="eastAsia" w:ascii="华文仿宋" w:hAnsi="华文仿宋" w:eastAsia="华文仿宋"/>
            <w:sz w:val="28"/>
            <w:szCs w:val="28"/>
            <w:lang w:val="en-US" w:eastAsia="zh-CN"/>
          </w:rPr>
          <w:t>a</w:t>
        </w:r>
      </w:ins>
      <w:ins w:id="292" w:author="嶒棚文" w:date="2021-06-12T00:32:44Z">
        <w:r>
          <w:rPr>
            <w:rFonts w:hint="eastAsia" w:ascii="华文仿宋" w:hAnsi="华文仿宋" w:eastAsia="华文仿宋"/>
            <w:sz w:val="28"/>
            <w:szCs w:val="28"/>
            <w:lang w:val="en-US" w:eastAsia="zh-CN"/>
          </w:rPr>
          <w:t xml:space="preserve"> </w:t>
        </w:r>
      </w:ins>
      <w:r>
        <w:rPr>
          <w:rFonts w:hint="eastAsia" w:ascii="华文仿宋" w:hAnsi="华文仿宋" w:eastAsia="华文仿宋"/>
          <w:sz w:val="28"/>
          <w:szCs w:val="28"/>
          <w:lang w:val="en-US" w:eastAsia="zh-CN"/>
        </w:rPr>
        <w:t>Segmantic Segmentaiton network</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hAnsi="Cambria Math"/>
          <w:i w:val="0"/>
          <w:sz w:val="24"/>
          <w:szCs w:val="24"/>
          <w:lang w:val="en-US" w:eastAsia="zh-CN"/>
        </w:rPr>
      </w:pPr>
      <w:r>
        <w:rPr>
          <w:rFonts w:hint="eastAsia" w:ascii="华文仿宋" w:hAnsi="华文仿宋" w:eastAsia="华文仿宋"/>
          <w:sz w:val="24"/>
          <w:szCs w:val="24"/>
          <w:lang w:val="en-US" w:eastAsia="zh-CN"/>
        </w:rPr>
        <w:t>正如之前所说，对于超声图像这类噪声密集的图像，直接分类的效果将会非常的差，需要我们补充区别于噪点的特征表示，于是我们将数据首先通过分割器，分割器采用基于与注意力机制结合的残差网络和金字塔解析结构，此处所采用的注意力模块为卷积注意力模块（CBAM）。整体分割器如图2所示。注意力层会帮助网络忽略不必要特征，关注重要特征以提升分割准确率，而金字塔解析网络自身的解析结构具备多尺度的感受野，使得网络能获取更全局的特征信息，然后融合基础特征并帮助我们区分所需要的肾脏区域与病变区域以及不必要的其它区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华文仿宋" w:hAnsi="华文仿宋" w:eastAsia="华文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华文仿宋" w:hAnsi="华文仿宋" w:eastAsia="华文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华文仿宋" w:hAnsi="华文仿宋" w:eastAsia="华文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5266690" cy="2221865"/>
            <wp:effectExtent l="0" t="0" r="10160" b="6985"/>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6"/>
                    <a:stretch>
                      <a:fillRect/>
                    </a:stretch>
                  </pic:blipFill>
                  <pic:spPr>
                    <a:xfrm>
                      <a:off x="0" y="0"/>
                      <a:ext cx="5266690" cy="222186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t xml:space="preserve">图 </w:t>
      </w:r>
      <w:r>
        <w:fldChar w:fldCharType="begin"/>
      </w:r>
      <w:r>
        <w:instrText xml:space="preserve"> SEQ 图 \* ARABIC </w:instrText>
      </w:r>
      <w:r>
        <w:fldChar w:fldCharType="separate"/>
      </w:r>
      <w:ins w:id="293" w:author="嶒棚文" w:date="2021-06-12T00:31:38Z">
        <w:r>
          <w:rPr/>
          <w:t>3</w:t>
        </w:r>
      </w:ins>
      <w:r>
        <w:fldChar w:fldCharType="end"/>
      </w:r>
      <w:r>
        <w:rPr>
          <w:rFonts w:hint="eastAsia"/>
          <w:lang w:val="en-US" w:eastAsia="zh-CN"/>
        </w:rPr>
        <w:t>.图示为分割器的网络结构图.输入为原图，输出以颜色区分的分割结果,a为嵌入注意力层的Resnet结构，b为金字塔池化结构，c模块为ab模块的输出特征的整合结构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hAnsi="Cambria Math"/>
          <w:i w:val="0"/>
          <w:sz w:val="24"/>
          <w:szCs w:val="24"/>
          <w:lang w:val="en-US" w:eastAsia="zh-CN"/>
        </w:rPr>
      </w:pPr>
      <w:r>
        <w:rPr>
          <w:rFonts w:hint="eastAsia" w:ascii="华文仿宋" w:hAnsi="华文仿宋" w:eastAsia="华文仿宋"/>
          <w:sz w:val="24"/>
          <w:szCs w:val="24"/>
          <w:lang w:val="en-US" w:eastAsia="zh-CN"/>
        </w:rPr>
        <w:t>将输入表示为</w:t>
      </w:r>
      <m:oMath>
        <m:r>
          <m:rPr>
            <m:sty m:val="p"/>
            <m:scr m:val="script"/>
          </m:rPr>
          <w:rPr>
            <w:rFonts w:ascii="Cambria Math" w:hAnsi="Cambria Math"/>
            <w:sz w:val="24"/>
            <w:szCs w:val="24"/>
            <w:lang w:val="en-US"/>
          </w:rPr>
          <m:t>x</m:t>
        </m:r>
      </m:oMath>
      <w:r>
        <w:rPr>
          <w:rFonts w:hint="eastAsia" w:ascii="华文仿宋" w:hAnsi="华文仿宋" w:eastAsia="华文仿宋"/>
          <w:sz w:val="24"/>
          <w:szCs w:val="24"/>
          <w:lang w:val="en-US" w:eastAsia="zh-CN"/>
        </w:rPr>
        <w:t>，将基础特征映射表示为</w:t>
      </w:r>
      <m:oMath>
        <m:r>
          <m:rPr>
            <m:sty m:val="p"/>
            <m:scr m:val="script"/>
          </m:rPr>
          <w:rPr>
            <w:rFonts w:ascii="Cambria Math" w:hAnsi="Cambria Math"/>
            <w:sz w:val="24"/>
            <w:szCs w:val="24"/>
            <w:lang w:val="en-US"/>
          </w:rPr>
          <m:t>ℛ</m:t>
        </m:r>
        <m:d>
          <m:dPr>
            <m:ctrlPr>
              <w:rPr>
                <w:rFonts w:ascii="Cambria Math" w:hAnsi="Cambria Math"/>
                <w:sz w:val="24"/>
                <w:szCs w:val="24"/>
                <w:lang w:val="en-US"/>
              </w:rPr>
            </m:ctrlPr>
          </m:dPr>
          <m:e>
            <m:r>
              <m:rPr>
                <m:sty m:val="p"/>
                <m:scr m:val="script"/>
              </m:rPr>
              <w:rPr>
                <w:rFonts w:ascii="Cambria Math" w:hAnsi="Cambria Math"/>
                <w:sz w:val="24"/>
                <w:szCs w:val="24"/>
                <w:lang w:val="en-US"/>
              </w:rPr>
              <m:t>x</m:t>
            </m:r>
            <m:ctrlPr>
              <w:rPr>
                <w:rFonts w:ascii="Cambria Math" w:hAnsi="Cambria Math"/>
                <w:sz w:val="24"/>
                <w:szCs w:val="24"/>
                <w:lang w:val="en-US"/>
              </w:rPr>
            </m:ctrlPr>
          </m:e>
        </m:d>
      </m:oMath>
      <w:r>
        <w:rPr>
          <w:rFonts w:hint="eastAsia" w:hAnsi="Cambria Math"/>
          <w:i w:val="0"/>
          <w:sz w:val="24"/>
          <w:szCs w:val="24"/>
          <w:lang w:val="en-US" w:eastAsia="zh-CN"/>
        </w:rPr>
        <w:t>，</w:t>
      </w:r>
      <w:r>
        <w:rPr>
          <w:rFonts w:hint="eastAsia" w:ascii="华文仿宋" w:hAnsi="华文仿宋" w:eastAsia="华文仿宋"/>
          <w:sz w:val="24"/>
          <w:szCs w:val="24"/>
          <w:lang w:val="en-US" w:eastAsia="zh-CN"/>
        </w:rPr>
        <w:t>高级特征映射表示为</w:t>
      </w:r>
      <m:oMath>
        <m:sSub>
          <m:sSubPr>
            <m:ctrlPr>
              <w:rPr>
                <w:rFonts w:hint="eastAsia" w:ascii="Cambria Math" w:hAnsi="华文仿宋" w:eastAsia="华文仿宋"/>
                <w:sz w:val="24"/>
                <w:szCs w:val="24"/>
                <w:lang w:val="en-US" w:eastAsia="zh-CN"/>
              </w:rPr>
            </m:ctrlPr>
          </m:sSubPr>
          <m:e>
            <m:r>
              <m:rPr>
                <m:sty m:val="p"/>
                <m:scr m:val="script"/>
              </m:rPr>
              <w:rPr>
                <w:rFonts w:ascii="Cambria Math" w:hAnsi="Cambria Math"/>
                <w:sz w:val="24"/>
                <w:szCs w:val="24"/>
                <w:lang w:val="en-US"/>
              </w:rPr>
              <m:t>P</m:t>
            </m:r>
            <m:ctrlPr>
              <w:rPr>
                <w:rFonts w:hint="eastAsia" w:ascii="Cambria Math" w:hAnsi="华文仿宋" w:eastAsia="华文仿宋"/>
                <w:sz w:val="24"/>
                <w:szCs w:val="24"/>
                <w:lang w:val="en-US" w:eastAsia="zh-CN"/>
              </w:rPr>
            </m:ctrlPr>
          </m:e>
          <m:sub>
            <m:r>
              <m:rPr>
                <m:sty m:val="p"/>
                <m:scr m:val="script"/>
              </m:rPr>
              <w:rPr>
                <w:rFonts w:ascii="Cambria Math" w:hAnsi="Cambria Math"/>
                <w:sz w:val="24"/>
                <w:szCs w:val="24"/>
                <w:lang w:val="en-US"/>
              </w:rPr>
              <m:t>i</m:t>
            </m:r>
            <m:ctrlPr>
              <w:rPr>
                <w:rFonts w:hint="eastAsia" w:ascii="Cambria Math" w:hAnsi="华文仿宋" w:eastAsia="华文仿宋"/>
                <w:sz w:val="24"/>
                <w:szCs w:val="24"/>
                <w:lang w:val="en-US" w:eastAsia="zh-CN"/>
              </w:rPr>
            </m:ctrlPr>
          </m:sub>
        </m:sSub>
        <m:d>
          <m:dPr>
            <m:ctrlPr>
              <w:rPr>
                <w:rFonts w:ascii="Cambria Math" w:hAnsi="Cambria Math"/>
                <w:sz w:val="24"/>
                <w:szCs w:val="24"/>
                <w:lang w:val="en-US"/>
              </w:rPr>
            </m:ctrlPr>
          </m:dPr>
          <m:e>
            <m:r>
              <m:rPr>
                <m:sty m:val="p"/>
                <m:scr m:val="script"/>
              </m:rPr>
              <w:rPr>
                <w:rFonts w:ascii="Cambria Math" w:hAnsi="Cambria Math"/>
                <w:sz w:val="24"/>
                <w:szCs w:val="24"/>
                <w:lang w:val="en-US"/>
              </w:rPr>
              <m:t>x</m:t>
            </m:r>
            <m:ctrlPr>
              <w:rPr>
                <w:rFonts w:ascii="Cambria Math" w:hAnsi="Cambria Math"/>
                <w:sz w:val="24"/>
                <w:szCs w:val="24"/>
                <w:lang w:val="en-US"/>
              </w:rPr>
            </m:ctrlPr>
          </m:e>
        </m:d>
        <m:r>
          <m:rPr>
            <m:sty m:val="p"/>
          </m:rPr>
          <w:rPr>
            <w:rFonts w:hint="default" w:ascii="Cambria Math" w:hAnsi="Cambria Math"/>
            <w:sz w:val="24"/>
            <w:szCs w:val="24"/>
            <w:lang w:val="en-US" w:eastAsia="zh-CN"/>
          </w:rPr>
          <m:t>,</m:t>
        </m:r>
        <m:r>
          <m:rPr>
            <m:sty m:val="p"/>
            <m:scr m:val="script"/>
          </m:rPr>
          <w:rPr>
            <w:rFonts w:ascii="Cambria Math" w:hAnsi="Cambria Math"/>
            <w:sz w:val="24"/>
            <w:szCs w:val="24"/>
            <w:lang w:val="en-US"/>
          </w:rPr>
          <m:t>i</m:t>
        </m:r>
        <m:r>
          <m:rPr>
            <m:sty m:val="p"/>
          </m:rPr>
          <w:rPr>
            <w:rFonts w:ascii="Cambria Math" w:hAnsi="Cambria Math"/>
            <w:sz w:val="24"/>
            <w:szCs w:val="24"/>
            <w:lang w:val="en-US"/>
          </w:rPr>
          <m:t>∈</m:t>
        </m:r>
        <m:d>
          <m:dPr>
            <m:ctrlPr>
              <w:rPr>
                <w:rFonts w:ascii="Cambria Math" w:hAnsi="Cambria Math"/>
                <w:sz w:val="24"/>
                <w:szCs w:val="24"/>
                <w:lang w:val="en-US"/>
              </w:rPr>
            </m:ctrlPr>
          </m:dPr>
          <m:e>
            <m:r>
              <m:rPr>
                <m:sty m:val="p"/>
              </m:rPr>
              <w:rPr>
                <w:rFonts w:hint="default" w:ascii="Cambria Math" w:hAnsi="Cambria Math" w:cs="Calibri Light"/>
                <w:sz w:val="24"/>
                <w:szCs w:val="24"/>
                <w:lang w:val="en-US" w:eastAsia="zh-CN"/>
              </w:rPr>
              <m:t>1，2，3，6</m:t>
            </m:r>
            <m:ctrlPr>
              <w:rPr>
                <w:rFonts w:ascii="Cambria Math" w:hAnsi="Cambria Math"/>
                <w:sz w:val="24"/>
                <w:szCs w:val="24"/>
                <w:lang w:val="en-US"/>
              </w:rPr>
            </m:ctrlPr>
          </m:e>
        </m:d>
      </m:oMath>
      <w:r>
        <w:rPr>
          <w:rFonts w:hint="eastAsia" w:hAnsi="Cambria Math"/>
          <w:i w:val="0"/>
          <w:sz w:val="24"/>
          <w:szCs w:val="24"/>
          <w:lang w:val="en-US" w:eastAsia="zh-CN"/>
        </w:rPr>
        <w:t>，</w:t>
      </w:r>
      <w:r>
        <w:rPr>
          <w:rFonts w:hint="eastAsia" w:ascii="华文仿宋" w:hAnsi="华文仿宋" w:eastAsia="华文仿宋"/>
          <w:sz w:val="24"/>
          <w:szCs w:val="24"/>
          <w:lang w:val="en-US" w:eastAsia="zh-CN"/>
        </w:rPr>
        <w:t>其中</w:t>
      </w:r>
      <m:oMath>
        <m:r>
          <m:rPr>
            <m:sty m:val="p"/>
            <m:scr m:val="script"/>
          </m:rPr>
          <w:rPr>
            <w:rFonts w:ascii="Cambria Math" w:hAnsi="Cambria Math"/>
            <w:sz w:val="24"/>
            <w:szCs w:val="24"/>
            <w:lang w:val="en-US"/>
          </w:rPr>
          <m:t>i</m:t>
        </m:r>
      </m:oMath>
      <w:r>
        <w:rPr>
          <w:rFonts w:hint="eastAsia" w:ascii="华文仿宋" w:hAnsi="华文仿宋" w:eastAsia="华文仿宋"/>
          <w:sz w:val="24"/>
          <w:szCs w:val="24"/>
          <w:lang w:val="en-US" w:eastAsia="zh-CN"/>
        </w:rPr>
        <w:t>表示金字塔池化中的各池化尺度，并在之后重新调整特征大小参数用以堆叠操作,并用</w:t>
      </w:r>
      <m:oMath>
        <m:r>
          <m:rPr>
            <m:sty m:val="p"/>
            <m:scr m:val="double-struck"/>
          </m:rPr>
          <w:rPr>
            <w:rFonts w:ascii="Cambria Math" w:hAnsi="Cambria Math"/>
            <w:sz w:val="24"/>
            <w:szCs w:val="24"/>
            <w:lang w:val="en-US"/>
          </w:rPr>
          <m:t>ℂ</m:t>
        </m:r>
        <m:d>
          <m:dPr>
            <m:ctrlPr>
              <w:rPr>
                <w:rFonts w:ascii="Cambria Math" w:hAnsi="Cambria Math"/>
                <w:sz w:val="24"/>
                <w:szCs w:val="24"/>
                <w:lang w:val="en-US"/>
              </w:rPr>
            </m:ctrlPr>
          </m:dPr>
          <m:e>
            <m:r>
              <m:rPr>
                <m:sty m:val="p"/>
              </m:rPr>
              <w:rPr>
                <w:rFonts w:hint="default" w:ascii="Cambria Math" w:hAnsi="Cambria Math"/>
                <w:sz w:val="24"/>
                <w:szCs w:val="24"/>
                <w:lang w:val="en-US" w:eastAsia="zh-CN"/>
              </w:rPr>
              <m:t>a,b</m:t>
            </m:r>
            <m:ctrlPr>
              <w:rPr>
                <w:rFonts w:ascii="Cambria Math" w:hAnsi="Cambria Math"/>
                <w:sz w:val="24"/>
                <w:szCs w:val="24"/>
                <w:lang w:val="en-US"/>
              </w:rPr>
            </m:ctrlPr>
          </m:e>
        </m:d>
      </m:oMath>
      <w:r>
        <w:rPr>
          <w:rFonts w:hint="eastAsia" w:ascii="华文仿宋" w:hAnsi="华文仿宋" w:eastAsia="华文仿宋"/>
          <w:sz w:val="24"/>
          <w:szCs w:val="24"/>
          <w:lang w:val="en-US" w:eastAsia="zh-CN"/>
        </w:rPr>
        <w:t>表示堆叠操作。总的来说，原图被分解成基础特征表示和高级特征表示，并将二者堆叠形成图2中的c结构，用</w:t>
      </w:r>
      <m:oMath>
        <m:r>
          <m:rPr>
            <m:sty m:val="p"/>
            <m:scr m:val="script"/>
          </m:rPr>
          <w:rPr>
            <w:rFonts w:ascii="Cambria Math" w:hAnsi="Cambria Math"/>
            <w:sz w:val="24"/>
            <w:szCs w:val="24"/>
            <w:lang w:val="en-US"/>
          </w:rPr>
          <m:t>ℋ</m:t>
        </m:r>
      </m:oMath>
      <w:r>
        <w:rPr>
          <w:rFonts w:hint="eastAsia" w:ascii="华文仿宋" w:hAnsi="华文仿宋" w:eastAsia="华文仿宋"/>
          <w:sz w:val="24"/>
          <w:szCs w:val="24"/>
          <w:lang w:val="en-US" w:eastAsia="zh-CN"/>
        </w:rPr>
        <w:t>表示，即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Ansi="Cambria Math"/>
          <w:b w:val="0"/>
          <w:i w:val="0"/>
          <w:sz w:val="24"/>
          <w:szCs w:val="24"/>
          <w:lang w:val="en-US"/>
        </w:rPr>
      </w:pPr>
      <m:oMathPara>
        <m:oMath>
          <m:r>
            <m:rPr>
              <m:sty m:val="p"/>
              <m:scr m:val="script"/>
            </m:rPr>
            <w:rPr>
              <w:rFonts w:ascii="Cambria Math" w:hAnsi="Cambria Math"/>
              <w:sz w:val="24"/>
              <w:szCs w:val="24"/>
              <w:lang w:val="en-US"/>
            </w:rPr>
            <m:t>ℋ</m:t>
          </m:r>
          <m:r>
            <m:rPr>
              <m:sty m:val="p"/>
            </m:rPr>
            <w:rPr>
              <w:rFonts w:ascii="Cambria Math" w:hAnsi="Cambria Math"/>
              <w:sz w:val="24"/>
              <w:szCs w:val="24"/>
              <w:lang w:val="en-US"/>
            </w:rPr>
            <m:t>=</m:t>
          </m:r>
          <m:r>
            <m:rPr>
              <m:sty m:val="p"/>
              <m:scr m:val="double-struck"/>
            </m:rPr>
            <w:rPr>
              <w:rFonts w:ascii="Cambria Math" w:hAnsi="Cambria Math"/>
              <w:sz w:val="24"/>
              <w:szCs w:val="24"/>
              <w:lang w:val="en-US"/>
            </w:rPr>
            <m:t>ℂ</m:t>
          </m:r>
          <m:d>
            <m:dPr>
              <m:begChr m:val="{"/>
              <m:endChr m:val="}"/>
              <m:ctrlPr>
                <w:rPr>
                  <w:rFonts w:ascii="Cambria Math" w:hAnsi="Cambria Math"/>
                  <w:b w:val="0"/>
                  <w:i w:val="0"/>
                  <w:sz w:val="24"/>
                  <w:szCs w:val="24"/>
                  <w:lang w:val="en-US"/>
                </w:rPr>
              </m:ctrlPr>
            </m:dPr>
            <m:e>
              <m:r>
                <m:rPr>
                  <m:sty m:val="p"/>
                  <m:scr m:val="script"/>
                </m:rPr>
                <w:rPr>
                  <w:rFonts w:ascii="Cambria Math" w:hAnsi="Cambria Math"/>
                  <w:sz w:val="24"/>
                  <w:szCs w:val="24"/>
                  <w:lang w:val="en-US"/>
                </w:rPr>
                <m:t>ℛ</m:t>
              </m:r>
              <m:d>
                <m:dPr>
                  <m:ctrlPr>
                    <w:rPr>
                      <w:rFonts w:ascii="Cambria Math" w:hAnsi="Cambria Math"/>
                      <w:sz w:val="24"/>
                      <w:szCs w:val="24"/>
                      <w:lang w:val="en-US"/>
                    </w:rPr>
                  </m:ctrlPr>
                </m:dPr>
                <m:e>
                  <m:r>
                    <m:rPr>
                      <m:sty m:val="p"/>
                      <m:scr m:val="script"/>
                    </m:rPr>
                    <w:rPr>
                      <w:rFonts w:ascii="Cambria Math" w:hAnsi="Cambria Math"/>
                      <w:sz w:val="24"/>
                      <w:szCs w:val="24"/>
                      <w:lang w:val="en-US"/>
                    </w:rPr>
                    <m:t>x</m:t>
                  </m:r>
                  <m:ctrlPr>
                    <w:rPr>
                      <w:rFonts w:ascii="Cambria Math" w:hAnsi="Cambria Math"/>
                      <w:sz w:val="24"/>
                      <w:szCs w:val="24"/>
                      <w:lang w:val="en-US"/>
                    </w:rPr>
                  </m:ctrlPr>
                </m:e>
              </m:d>
              <m:r>
                <m:rPr>
                  <m:sty m:val="p"/>
                </m:rPr>
                <w:rPr>
                  <w:rFonts w:hint="default" w:ascii="Cambria Math" w:hAnsi="Cambria Math"/>
                  <w:sz w:val="24"/>
                  <w:szCs w:val="24"/>
                  <w:lang w:val="en-US" w:eastAsia="zh-CN"/>
                </w:rPr>
                <m:t>,</m:t>
              </m:r>
              <m:r>
                <m:rPr>
                  <m:sty m:val="p"/>
                  <m:scr m:val="double-struck"/>
                </m:rPr>
                <w:rPr>
                  <w:rFonts w:ascii="Cambria Math" w:hAnsi="Cambria Math"/>
                  <w:sz w:val="24"/>
                  <w:szCs w:val="24"/>
                  <w:lang w:val="en-US"/>
                </w:rPr>
                <m:t>ℂ</m:t>
              </m:r>
              <m:d>
                <m:dPr>
                  <m:ctrlPr>
                    <w:rPr>
                      <w:rFonts w:ascii="Cambria Math" w:hAnsi="Cambria Math"/>
                      <w:sz w:val="24"/>
                      <w:szCs w:val="24"/>
                      <w:lang w:val="en-US"/>
                    </w:rPr>
                  </m:ctrlPr>
                </m:dPr>
                <m:e>
                  <m:sSub>
                    <m:sSubPr>
                      <m:ctrlPr>
                        <w:rPr>
                          <w:rFonts w:hint="eastAsia" w:ascii="Cambria Math" w:hAnsi="华文仿宋" w:eastAsia="华文仿宋"/>
                          <w:sz w:val="24"/>
                          <w:szCs w:val="24"/>
                          <w:lang w:val="en-US" w:eastAsia="zh-CN"/>
                        </w:rPr>
                      </m:ctrlPr>
                    </m:sSubPr>
                    <m:e>
                      <m:r>
                        <m:rPr>
                          <m:sty m:val="p"/>
                          <m:scr m:val="script"/>
                        </m:rPr>
                        <w:rPr>
                          <w:rFonts w:ascii="Cambria Math" w:hAnsi="Cambria Math"/>
                          <w:sz w:val="24"/>
                          <w:szCs w:val="24"/>
                          <w:lang w:val="en-US"/>
                        </w:rPr>
                        <m:t>P</m:t>
                      </m:r>
                      <m:ctrlPr>
                        <w:rPr>
                          <w:rFonts w:hint="eastAsia" w:ascii="Cambria Math" w:hAnsi="华文仿宋" w:eastAsia="华文仿宋"/>
                          <w:sz w:val="24"/>
                          <w:szCs w:val="24"/>
                          <w:lang w:val="en-US" w:eastAsia="zh-CN"/>
                        </w:rPr>
                      </m:ctrlPr>
                    </m:e>
                    <m:sub>
                      <m:r>
                        <m:rPr>
                          <m:sty m:val="p"/>
                          <m:scr m:val="script"/>
                        </m:rPr>
                        <w:rPr>
                          <w:rFonts w:ascii="Cambria Math" w:hAnsi="Cambria Math"/>
                          <w:sz w:val="24"/>
                          <w:szCs w:val="24"/>
                          <w:lang w:val="en-US"/>
                        </w:rPr>
                        <m:t>i</m:t>
                      </m:r>
                      <m:ctrlPr>
                        <w:rPr>
                          <w:rFonts w:hint="eastAsia" w:ascii="Cambria Math" w:hAnsi="华文仿宋" w:eastAsia="华文仿宋"/>
                          <w:sz w:val="24"/>
                          <w:szCs w:val="24"/>
                          <w:lang w:val="en-US" w:eastAsia="zh-CN"/>
                        </w:rPr>
                      </m:ctrlPr>
                    </m:sub>
                  </m:sSub>
                  <m:d>
                    <m:dPr>
                      <m:ctrlPr>
                        <w:rPr>
                          <w:rFonts w:ascii="Cambria Math" w:hAnsi="Cambria Math"/>
                          <w:sz w:val="24"/>
                          <w:szCs w:val="24"/>
                          <w:lang w:val="en-US"/>
                        </w:rPr>
                      </m:ctrlPr>
                    </m:dPr>
                    <m:e>
                      <m:r>
                        <m:rPr>
                          <m:sty m:val="p"/>
                          <m:scr m:val="script"/>
                        </m:rPr>
                        <w:rPr>
                          <w:rFonts w:ascii="Cambria Math" w:hAnsi="Cambria Math"/>
                          <w:sz w:val="24"/>
                          <w:szCs w:val="24"/>
                          <w:lang w:val="en-US"/>
                        </w:rPr>
                        <m:t>x</m:t>
                      </m:r>
                      <m:ctrlPr>
                        <w:rPr>
                          <w:rFonts w:ascii="Cambria Math" w:hAnsi="Cambria Math"/>
                          <w:sz w:val="24"/>
                          <w:szCs w:val="24"/>
                          <w:lang w:val="en-US"/>
                        </w:rPr>
                      </m:ctrlPr>
                    </m:e>
                  </m:d>
                  <m:r>
                    <m:rPr>
                      <m:sty m:val="p"/>
                    </m:rPr>
                    <w:rPr>
                      <w:rFonts w:hint="default" w:ascii="Cambria Math" w:hAnsi="Cambria Math"/>
                      <w:sz w:val="24"/>
                      <w:szCs w:val="24"/>
                      <w:lang w:val="en-US" w:eastAsia="zh-CN"/>
                    </w:rPr>
                    <m:t>|</m:t>
                  </m:r>
                  <m:r>
                    <m:rPr>
                      <m:sty m:val="p"/>
                      <m:scr m:val="script"/>
                    </m:rPr>
                    <w:rPr>
                      <w:rFonts w:ascii="Cambria Math" w:hAnsi="Cambria Math"/>
                      <w:sz w:val="24"/>
                      <w:szCs w:val="24"/>
                      <w:lang w:val="en-US"/>
                    </w:rPr>
                    <m:t>i</m:t>
                  </m:r>
                  <m:r>
                    <m:rPr>
                      <m:sty m:val="p"/>
                    </m:rPr>
                    <w:rPr>
                      <w:rFonts w:ascii="Cambria Math" w:hAnsi="Cambria Math"/>
                      <w:sz w:val="24"/>
                      <w:szCs w:val="24"/>
                      <w:lang w:val="en-US"/>
                    </w:rPr>
                    <m:t>∈</m:t>
                  </m:r>
                  <m:d>
                    <m:dPr>
                      <m:ctrlPr>
                        <w:rPr>
                          <w:rFonts w:ascii="Cambria Math" w:hAnsi="Cambria Math"/>
                          <w:sz w:val="24"/>
                          <w:szCs w:val="24"/>
                          <w:lang w:val="en-US"/>
                        </w:rPr>
                      </m:ctrlPr>
                    </m:dPr>
                    <m:e>
                      <m:r>
                        <m:rPr>
                          <m:sty m:val="p"/>
                        </m:rPr>
                        <w:rPr>
                          <w:rFonts w:hint="default" w:ascii="Cambria Math" w:hAnsi="Cambria Math" w:cs="Calibri Light"/>
                          <w:sz w:val="24"/>
                          <w:szCs w:val="24"/>
                          <w:lang w:val="en-US" w:eastAsia="zh-CN"/>
                        </w:rPr>
                        <m:t>1，2，3，6</m:t>
                      </m:r>
                      <m:ctrlPr>
                        <w:rPr>
                          <w:rFonts w:ascii="Cambria Math" w:hAnsi="Cambria Math"/>
                          <w:sz w:val="24"/>
                          <w:szCs w:val="24"/>
                          <w:lang w:val="en-US"/>
                        </w:rPr>
                      </m:ctrlPr>
                    </m:e>
                  </m:d>
                  <m:ctrlPr>
                    <w:rPr>
                      <w:rFonts w:ascii="Cambria Math" w:hAnsi="Cambria Math"/>
                      <w:sz w:val="24"/>
                      <w:szCs w:val="24"/>
                      <w:lang w:val="en-US"/>
                    </w:rPr>
                  </m:ctrlPr>
                </m:e>
              </m:d>
              <m:ctrlPr>
                <w:rPr>
                  <w:rFonts w:ascii="Cambria Math" w:hAnsi="Cambria Math"/>
                  <w:b w:val="0"/>
                  <w:i w:val="0"/>
                  <w:sz w:val="24"/>
                  <w:szCs w:val="24"/>
                  <w:lang w:val="en-US"/>
                </w:rPr>
              </m:ctrlPr>
            </m:e>
          </m:d>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之后将堆叠后的特征层处理后进行预测与并上色输出分割结果，如图3所示，堆叠后的特征通过Bottleneck与</w:t>
      </w:r>
      <m:oMath>
        <m:r>
          <m:rPr/>
          <w:rPr>
            <w:rFonts w:hint="default" w:ascii="Cambria Math" w:hAnsi="Cambria Math" w:eastAsia="华文仿宋"/>
            <w:sz w:val="24"/>
            <w:szCs w:val="24"/>
            <w:lang w:val="en-US" w:eastAsia="zh-CN"/>
          </w:rPr>
          <m:t>1</m:t>
        </m:r>
        <m:r>
          <m:rPr/>
          <w:rPr>
            <w:rFonts w:hint="eastAsia" w:ascii="Cambria Math" w:hAnsi="Cambria Math" w:eastAsia="华文仿宋"/>
            <w:sz w:val="24"/>
            <w:szCs w:val="24"/>
            <w:lang w:val="en-US" w:eastAsia="zh-CN"/>
          </w:rPr>
          <m:t>×</m:t>
        </m:r>
        <m:r>
          <m:rPr/>
          <w:rPr>
            <w:rFonts w:hint="default" w:ascii="Cambria Math" w:hAnsi="Cambria Math" w:eastAsia="华文仿宋"/>
            <w:sz w:val="24"/>
            <w:szCs w:val="24"/>
            <w:lang w:val="en-US" w:eastAsia="zh-CN"/>
          </w:rPr>
          <m:t>1</m:t>
        </m:r>
      </m:oMath>
      <w:r>
        <w:rPr>
          <w:rFonts w:hint="eastAsia" w:ascii="华文仿宋" w:hAnsi="华文仿宋" w:eastAsia="华文仿宋"/>
          <w:sz w:val="24"/>
          <w:szCs w:val="24"/>
          <w:lang w:val="en-US" w:eastAsia="zh-CN"/>
        </w:rPr>
        <w:t>的卷积层进行通道数的调整，然后通过softmax对每一个像素进行预测然后根据预设值对预测分类的结果上色，形成如图2所示的最终输出的分割结果。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2317115" cy="2332990"/>
            <wp:effectExtent l="0" t="0" r="6985" b="10160"/>
            <wp:docPr id="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3"/>
                    <pic:cNvPicPr>
                      <a:picLocks noChangeAspect="1"/>
                    </pic:cNvPicPr>
                  </pic:nvPicPr>
                  <pic:blipFill>
                    <a:blip r:embed="rId7"/>
                    <a:stretch>
                      <a:fillRect/>
                    </a:stretch>
                  </pic:blipFill>
                  <pic:spPr>
                    <a:xfrm>
                      <a:off x="0" y="0"/>
                      <a:ext cx="2317115" cy="233299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default" w:ascii="华文仿宋" w:hAnsi="华文仿宋" w:eastAsia="黑体"/>
          <w:sz w:val="24"/>
          <w:szCs w:val="24"/>
          <w:lang w:val="en-US" w:eastAsia="zh-CN"/>
        </w:rPr>
      </w:pPr>
      <w:r>
        <w:t xml:space="preserve">图 </w:t>
      </w:r>
      <w:r>
        <w:fldChar w:fldCharType="begin"/>
      </w:r>
      <w:r>
        <w:instrText xml:space="preserve"> SEQ 图 \* ARABIC </w:instrText>
      </w:r>
      <w:r>
        <w:fldChar w:fldCharType="separate"/>
      </w:r>
      <w:ins w:id="294" w:author="嶒棚文" w:date="2021-06-12T00:31:38Z">
        <w:r>
          <w:rPr/>
          <w:t>4</w:t>
        </w:r>
      </w:ins>
      <w:r>
        <w:fldChar w:fldCharType="end"/>
      </w:r>
      <w:r>
        <w:rPr>
          <w:rFonts w:hint="eastAsia"/>
          <w:lang w:val="en-US" w:eastAsia="zh-CN"/>
        </w:rPr>
        <w:t xml:space="preserve"> 图示为特征堆叠完成后的降维和预测步骤</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华文仿宋" w:hAnsi="华文仿宋" w:eastAsia="华文仿宋"/>
          <w:sz w:val="28"/>
          <w:szCs w:val="28"/>
          <w:lang w:val="en-US" w:eastAsia="zh-CN"/>
        </w:rPr>
      </w:pPr>
      <w:ins w:id="295" w:author="嶒棚文" w:date="2021-06-12T00:33:01Z">
        <w:r>
          <w:rPr>
            <w:rFonts w:hint="eastAsia" w:ascii="华文仿宋" w:hAnsi="华文仿宋" w:eastAsia="华文仿宋"/>
            <w:sz w:val="28"/>
            <w:szCs w:val="28"/>
            <w:lang w:val="en-US" w:eastAsia="zh-CN"/>
          </w:rPr>
          <w:t>b</w:t>
        </w:r>
      </w:ins>
      <w:ins w:id="296" w:author="嶒棚文" w:date="2021-06-12T00:32:58Z">
        <w:r>
          <w:rPr>
            <w:rFonts w:hint="eastAsia" w:ascii="华文仿宋" w:hAnsi="华文仿宋" w:eastAsia="华文仿宋"/>
            <w:sz w:val="28"/>
            <w:szCs w:val="28"/>
            <w:lang w:val="en-US" w:eastAsia="zh-CN"/>
          </w:rPr>
          <w:t xml:space="preserve"> </w:t>
        </w:r>
      </w:ins>
      <w:r>
        <w:rPr>
          <w:rFonts w:hint="eastAsia" w:ascii="华文仿宋" w:hAnsi="华文仿宋" w:eastAsia="华文仿宋"/>
          <w:sz w:val="28"/>
          <w:szCs w:val="28"/>
          <w:lang w:val="en-US" w:eastAsia="zh-CN"/>
        </w:rPr>
        <w:t>Classifier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正如之前所说，为了对超声图像做病理分级判断，我们还在系统中设计添加了分类器，在分类网络中池化层以2倍下采样的方式分解图像，其目的是为了减少总体计算量，但是同样带来的还有信息量的损失，既需要降低复杂度，又不想损失信息量，所以我们在分类器中加入了一种数字信号处理的方法来取代传统的池化层以折中之前所述之难题。从数学角度来讲，图像特征是具有局部变化统计特性的亮度值的二维阵列，如边缘和反差鲜明的同质区域，以多个分辨率来表示图像的结构（也称图像金字塔）非常有效且概念简单，与其相关的重要技术就是子带编码，将图像分解为一组频带受限的分量，也称子带，子带可以重组用以复原图像，在特征维度上也可以表示图像中人眼难以捕捉的信息。但对于计算机而言，这种信息的捕捉与学习十分容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为了方便理解替换过程的原理，我将从一维的角度去讲解，首先定义两个基函数，一个小波函数</w:t>
      </w:r>
      <m:oMath>
        <m:r>
          <m:rPr>
            <m:sty m:val="p"/>
          </m:rPr>
          <w:rPr>
            <w:rFonts w:ascii="Cambria Math" w:hAnsi="Cambria Math"/>
            <w:sz w:val="24"/>
            <w:szCs w:val="24"/>
            <w:lang w:val="en-US"/>
          </w:rPr>
          <m:t>Ψ</m:t>
        </m:r>
        <m:d>
          <m:dPr>
            <m:ctrlPr>
              <w:rPr>
                <w:rFonts w:ascii="Cambria Math" w:hAnsi="Cambria Math"/>
                <w:sz w:val="24"/>
                <w:szCs w:val="24"/>
                <w:lang w:val="en-US"/>
              </w:rPr>
            </m:ctrlPr>
          </m:dPr>
          <m:e>
            <m:r>
              <m:rPr>
                <m:sty m:val="p"/>
              </m:rPr>
              <w:rPr>
                <w:rFonts w:hint="eastAsia" w:ascii="Cambria Math" w:hAnsi="Cambria Math"/>
                <w:sz w:val="24"/>
                <w:szCs w:val="24"/>
                <w:lang w:val="en-US" w:eastAsia="zh-CN"/>
              </w:rPr>
              <m:t>x</m:t>
            </m:r>
            <m:ctrlPr>
              <w:rPr>
                <w:rFonts w:ascii="Cambria Math" w:hAnsi="Cambria Math"/>
                <w:sz w:val="24"/>
                <w:szCs w:val="24"/>
                <w:lang w:val="en-US"/>
              </w:rPr>
            </m:ctrlPr>
          </m:e>
        </m:d>
      </m:oMath>
      <w:r>
        <w:rPr>
          <w:rFonts w:hint="eastAsia" w:ascii="华文仿宋" w:hAnsi="华文仿宋" w:eastAsia="华文仿宋"/>
          <w:sz w:val="24"/>
          <w:szCs w:val="24"/>
          <w:lang w:val="en-US" w:eastAsia="zh-CN"/>
        </w:rPr>
        <w:t>和尺度函数</w:t>
      </w:r>
      <m:oMath>
        <m:r>
          <m:rPr>
            <m:sty m:val="p"/>
          </m:rPr>
          <w:rPr>
            <w:rFonts w:ascii="Cambria Math" w:hAnsi="Cambria Math"/>
            <w:sz w:val="24"/>
            <w:szCs w:val="24"/>
            <w:lang w:val="en-US"/>
          </w:rPr>
          <m:t>φ</m:t>
        </m:r>
        <m:d>
          <m:dPr>
            <m:ctrlPr>
              <w:rPr>
                <w:rFonts w:ascii="Cambria Math" w:hAnsi="Cambria Math"/>
                <w:sz w:val="24"/>
                <w:szCs w:val="24"/>
                <w:lang w:val="en-US"/>
              </w:rPr>
            </m:ctrlPr>
          </m:dPr>
          <m:e>
            <m:r>
              <m:rPr>
                <m:sty m:val="p"/>
              </m:rPr>
              <w:rPr>
                <w:rFonts w:hint="eastAsia" w:ascii="Cambria Math" w:hAnsi="Cambria Math"/>
                <w:sz w:val="24"/>
                <w:szCs w:val="24"/>
                <w:lang w:val="en-US" w:eastAsia="zh-CN"/>
              </w:rPr>
              <m:t>x</m:t>
            </m:r>
            <m:ctrlPr>
              <w:rPr>
                <w:rFonts w:ascii="Cambria Math" w:hAnsi="Cambria Math"/>
                <w:sz w:val="24"/>
                <w:szCs w:val="24"/>
                <w:lang w:val="en-US"/>
              </w:rPr>
            </m:ctrlPr>
          </m:e>
        </m:d>
      </m:oMath>
      <w:r>
        <w:rPr>
          <w:rFonts w:hint="eastAsia" w:ascii="华文仿宋" w:hAnsi="华文仿宋" w:eastAsia="华文仿宋"/>
          <w:sz w:val="24"/>
          <w:szCs w:val="24"/>
          <w:lang w:val="en-US" w:eastAsia="zh-CN"/>
        </w:rPr>
        <w:t>，对于一维的离散序列</w:t>
      </w:r>
      <m:oMath>
        <m:r>
          <m:rPr/>
          <w:rPr>
            <w:rFonts w:hint="default" w:ascii="Cambria Math" w:hAnsi="华文仿宋" w:eastAsia="华文仿宋"/>
            <w:sz w:val="24"/>
            <w:szCs w:val="24"/>
            <w:lang w:val="en-US" w:eastAsia="zh-CN"/>
          </w:rPr>
          <m:t>f</m:t>
        </m:r>
        <m:d>
          <m:dPr>
            <m:ctrlPr>
              <w:rPr>
                <w:rFonts w:hint="default" w:ascii="Cambria Math" w:hAnsi="华文仿宋" w:eastAsia="华文仿宋"/>
                <w:i/>
                <w:sz w:val="24"/>
                <w:szCs w:val="24"/>
                <w:lang w:val="en-US" w:eastAsia="zh-CN"/>
              </w:rPr>
            </m:ctrlPr>
          </m:dPr>
          <m:e>
            <m:r>
              <m:rPr/>
              <w:rPr>
                <w:rFonts w:hint="default" w:ascii="Cambria Math" w:hAnsi="华文仿宋" w:eastAsia="华文仿宋"/>
                <w:sz w:val="24"/>
                <w:szCs w:val="24"/>
                <w:lang w:val="en-US" w:eastAsia="zh-CN"/>
              </w:rPr>
              <m:t>n</m:t>
            </m:r>
            <m:ctrlPr>
              <w:rPr>
                <w:rFonts w:hint="default" w:ascii="Cambria Math" w:hAnsi="华文仿宋" w:eastAsia="华文仿宋"/>
                <w:i/>
                <w:sz w:val="24"/>
                <w:szCs w:val="24"/>
                <w:lang w:val="en-US" w:eastAsia="zh-CN"/>
              </w:rPr>
            </m:ctrlPr>
          </m:e>
        </m:d>
      </m:oMath>
      <w:r>
        <w:rPr>
          <w:rFonts w:hint="eastAsia" w:ascii="华文仿宋" w:hAnsi="华文仿宋" w:eastAsia="华文仿宋"/>
          <w:sz w:val="24"/>
          <w:szCs w:val="24"/>
          <w:lang w:val="en-US" w:eastAsia="zh-CN"/>
        </w:rPr>
        <w:t>，其正向的离散小波级数展开系数为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hAnsi="Cambria Math" w:eastAsiaTheme="minorEastAsia"/>
          <w:i w:val="0"/>
          <w:sz w:val="24"/>
          <w:szCs w:val="24"/>
          <w:lang w:val="en-US" w:eastAsia="zh-CN"/>
        </w:rPr>
      </w:pPr>
      <m:oMathPara>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m:sty m:val="p"/>
                </m:rPr>
                <w:rPr>
                  <w:rFonts w:ascii="Cambria Math" w:hAnsi="Cambria Math"/>
                  <w:sz w:val="24"/>
                  <w:szCs w:val="24"/>
                  <w:lang w:val="en-US"/>
                </w:rPr>
                <m:t>φ</m:t>
              </m:r>
              <m:ctrlPr>
                <w:rPr>
                  <w:rFonts w:ascii="Cambria Math" w:hAnsi="Cambria Math"/>
                  <w:i/>
                  <w:sz w:val="24"/>
                  <w:szCs w:val="24"/>
                  <w:lang w:val="en-US"/>
                </w:rPr>
              </m:ctrlP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m:rPr/>
                    <w:rPr>
                      <w:rFonts w:hint="default" w:ascii="Cambria Math" w:hAnsi="Cambria Math"/>
                      <w:sz w:val="24"/>
                      <w:szCs w:val="24"/>
                      <w:lang w:val="en-US" w:eastAsia="zh-CN"/>
                    </w:rPr>
                    <m:t>j</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r>
                <m:rPr/>
                <w:rPr>
                  <w:rFonts w:hint="default" w:ascii="Cambria Math" w:hAnsi="Cambria Math"/>
                  <w:sz w:val="24"/>
                  <w:szCs w:val="24"/>
                  <w:lang w:val="en-US" w:eastAsia="zh-CN"/>
                </w:rPr>
                <m:t>,k</m:t>
              </m:r>
              <m:ctrlPr>
                <w:rPr>
                  <w:rFonts w:ascii="Cambria Math" w:hAnsi="Cambria Math"/>
                  <w:i/>
                  <w:sz w:val="24"/>
                  <w:szCs w:val="24"/>
                  <w:lang w:val="en-US"/>
                </w:rPr>
              </m:ctrlPr>
            </m:e>
          </m:d>
          <m:r>
            <m:rPr/>
            <w:rPr>
              <w:rFonts w:hint="default" w:ascii="Cambria Math" w:hAnsi="Cambria Math"/>
              <w:sz w:val="24"/>
              <w:szCs w:val="24"/>
              <w:lang w:val="en-US"/>
            </w:rPr>
            <m:t>=</m:t>
          </m:r>
          <m:f>
            <m:fPr>
              <m:ctrlPr>
                <w:rPr>
                  <w:rFonts w:hint="default" w:ascii="Cambria Math" w:hAnsi="Cambria Math"/>
                  <w:i/>
                  <w:sz w:val="24"/>
                  <w:szCs w:val="24"/>
                  <w:lang w:val="en-US"/>
                </w:rPr>
              </m:ctrlPr>
            </m:fPr>
            <m:num>
              <m:r>
                <m:rPr/>
                <w:rPr>
                  <w:rFonts w:hint="default" w:ascii="Cambria Math" w:hAnsi="Cambria Math"/>
                  <w:sz w:val="24"/>
                  <w:szCs w:val="24"/>
                  <w:lang w:val="en-US"/>
                </w:rPr>
                <m:t>1</m:t>
              </m:r>
              <m:ctrlPr>
                <w:rPr>
                  <w:rFonts w:hint="default" w:ascii="Cambria Math" w:hAnsi="Cambria Math"/>
                  <w:i/>
                  <w:sz w:val="24"/>
                  <w:szCs w:val="24"/>
                  <w:lang w:val="en-US"/>
                </w:rPr>
              </m:ctrlPr>
            </m:num>
            <m:den>
              <m:rad>
                <m:radPr>
                  <m:degHide m:val="1"/>
                  <m:ctrlPr>
                    <w:rPr>
                      <w:rFonts w:hint="default" w:ascii="Cambria Math" w:hAnsi="Cambria Math"/>
                      <w:i/>
                      <w:sz w:val="24"/>
                      <w:szCs w:val="24"/>
                      <w:lang w:val="en-US"/>
                    </w:rPr>
                  </m:ctrlPr>
                </m:radPr>
                <m:deg>
                  <m:ctrlPr>
                    <w:rPr>
                      <w:rFonts w:hint="default" w:ascii="Cambria Math" w:hAnsi="Cambria Math"/>
                      <w:i/>
                      <w:sz w:val="24"/>
                      <w:szCs w:val="24"/>
                      <w:lang w:val="en-US"/>
                    </w:rPr>
                  </m:ctrlPr>
                </m:deg>
                <m:e>
                  <m:r>
                    <m:rPr/>
                    <w:rPr>
                      <w:rFonts w:hint="default" w:ascii="Cambria Math" w:hAnsi="Cambria Math"/>
                      <w:sz w:val="24"/>
                      <w:szCs w:val="24"/>
                      <w:lang w:val="en-US"/>
                    </w:rPr>
                    <m:t>M</m:t>
                  </m:r>
                  <m:ctrlPr>
                    <w:rPr>
                      <w:rFonts w:hint="default" w:ascii="Cambria Math" w:hAnsi="Cambria Math"/>
                      <w:i/>
                      <w:sz w:val="24"/>
                      <w:szCs w:val="24"/>
                      <w:lang w:val="en-US"/>
                    </w:rPr>
                  </m:ctrlPr>
                </m:e>
              </m:rad>
              <m:ctrlPr>
                <w:rPr>
                  <w:rFonts w:hint="default" w:ascii="Cambria Math" w:hAnsi="Cambria Math"/>
                  <w:i/>
                  <w:sz w:val="24"/>
                  <w:szCs w:val="24"/>
                  <w:lang w:val="en-US"/>
                </w:rPr>
              </m:ctrlPr>
            </m:den>
          </m:f>
          <m:nary>
            <m:naryPr>
              <m:chr m:val="∑"/>
              <m:limLoc m:val="undOvr"/>
              <m:supHide m:val="1"/>
              <m:ctrlPr>
                <w:rPr>
                  <w:rFonts w:hint="default" w:ascii="Cambria Math" w:hAnsi="Cambria Math"/>
                  <w:i/>
                  <w:sz w:val="24"/>
                  <w:szCs w:val="24"/>
                  <w:lang w:val="en-US"/>
                </w:rPr>
              </m:ctrlPr>
            </m:naryPr>
            <m:sub>
              <m:r>
                <m:rPr/>
                <w:rPr>
                  <w:rFonts w:hint="default" w:ascii="Cambria Math" w:hAnsi="Cambria Math"/>
                  <w:sz w:val="24"/>
                  <w:szCs w:val="24"/>
                  <w:lang w:val="en-US"/>
                </w:rPr>
                <m:t>n</m:t>
              </m:r>
              <m:ctrlPr>
                <w:rPr>
                  <w:rFonts w:hint="default" w:ascii="Cambria Math" w:hAnsi="Cambria Math"/>
                  <w:i/>
                  <w:sz w:val="24"/>
                  <w:szCs w:val="24"/>
                  <w:lang w:val="en-US"/>
                </w:rPr>
              </m:ctrlPr>
            </m:sub>
            <m:sup>
              <m:ctrlPr>
                <w:rPr>
                  <w:rFonts w:hint="default" w:ascii="Cambria Math" w:hAnsi="Cambria Math"/>
                  <w:i/>
                  <w:sz w:val="24"/>
                  <w:szCs w:val="24"/>
                  <w:lang w:val="en-US"/>
                </w:rPr>
              </m:ctrlPr>
            </m:sup>
            <m:e>
              <m:r>
                <m:rPr/>
                <w:rPr>
                  <w:rFonts w:hint="default" w:ascii="Cambria Math" w:hAnsi="Cambria Math"/>
                  <w:sz w:val="24"/>
                  <w:szCs w:val="24"/>
                  <w:lang w:val="en-US"/>
                </w:rPr>
                <m:t>f</m:t>
              </m:r>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ctrlPr>
                <w:rPr>
                  <w:rFonts w:hint="default" w:ascii="Cambria Math" w:hAnsi="Cambria Math"/>
                  <w:i/>
                  <w:sz w:val="24"/>
                  <w:szCs w:val="24"/>
                  <w:lang w:val="en-US"/>
                </w:rPr>
              </m:ctrlPr>
            </m:e>
          </m:nary>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sSub>
                <m:sSubPr>
                  <m:ctrlPr>
                    <w:rPr>
                      <w:rFonts w:hint="default" w:ascii="Cambria Math" w:hAnsi="Cambria Math"/>
                      <w:i/>
                      <w:sz w:val="24"/>
                      <w:szCs w:val="24"/>
                      <w:lang w:val="en-US"/>
                    </w:rPr>
                  </m:ctrlPr>
                </m:sSubPr>
                <m:e>
                  <m:r>
                    <m:rPr/>
                    <w:rPr>
                      <w:rFonts w:hint="default" w:ascii="Cambria Math" w:hAnsi="Cambria Math"/>
                      <w:sz w:val="24"/>
                      <w:szCs w:val="24"/>
                      <w:lang w:val="en-US"/>
                    </w:rPr>
                    <m:t>j</m:t>
                  </m:r>
                  <m:ctrlPr>
                    <w:rPr>
                      <w:rFonts w:hint="default" w:ascii="Cambria Math" w:hAnsi="Cambria Math"/>
                      <w:i/>
                      <w:sz w:val="24"/>
                      <w:szCs w:val="24"/>
                      <w:lang w:val="en-US"/>
                    </w:rPr>
                  </m:ctrlPr>
                </m:e>
                <m:sub>
                  <m:r>
                    <m:rPr/>
                    <w:rPr>
                      <w:rFonts w:hint="default" w:ascii="Cambria Math" w:hAnsi="Cambria Math"/>
                      <w:sz w:val="24"/>
                      <w:szCs w:val="24"/>
                      <w:lang w:val="en-US"/>
                    </w:rPr>
                    <m:t>0</m:t>
                  </m:r>
                  <m:ctrlPr>
                    <w:rPr>
                      <w:rFonts w:hint="default" w:ascii="Cambria Math" w:hAnsi="Cambria Math"/>
                      <w:i/>
                      <w:sz w:val="24"/>
                      <w:szCs w:val="24"/>
                      <w:lang w:val="en-US"/>
                    </w:rPr>
                  </m:ctrlPr>
                </m:sub>
              </m:sSub>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r>
            <m:rPr/>
            <w:rPr>
              <w:rFonts w:hint="default" w:ascii="Cambria Math" w:hAnsi="Cambria Math"/>
              <w:sz w:val="24"/>
              <w:szCs w:val="24"/>
              <w:lang w:val="en-US" w:eastAsia="zh-CN"/>
            </w:rPr>
            <m:t>,j=0,1,</m:t>
          </m:r>
          <m:r>
            <m:rPr/>
            <w:rPr>
              <w:rFonts w:hint="eastAsia" w:ascii="Cambria Math" w:hAnsi="Cambria Math"/>
              <w:sz w:val="24"/>
              <w:szCs w:val="24"/>
              <w:lang w:val="en-US" w:eastAsia="zh-CN"/>
            </w:rPr>
            <m:t>···</m:t>
          </m:r>
          <m:r>
            <m:rPr/>
            <w:rPr>
              <w:rFonts w:hint="default" w:ascii="Cambria Math" w:hAnsi="Cambria Math"/>
              <w:sz w:val="24"/>
              <w:szCs w:val="24"/>
              <w:lang w:val="en-US" w:eastAsia="zh-CN"/>
            </w:rPr>
            <m:t>,J−1</m:t>
          </m:r>
        </m:oMath>
      </m:oMathPara>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Ansi="Cambria Math"/>
          <w:i w:val="0"/>
          <w:sz w:val="24"/>
          <w:szCs w:val="24"/>
          <w:lang w:val="en-US"/>
        </w:rPr>
      </w:pPr>
      <m:oMathPara>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m:sty m:val="p"/>
                </m:rPr>
                <w:rPr>
                  <w:rFonts w:ascii="Cambria Math" w:hAnsi="Cambria Math"/>
                  <w:sz w:val="24"/>
                  <w:szCs w:val="24"/>
                  <w:lang w:val="en-US"/>
                </w:rPr>
                <m:t>Ψ</m:t>
              </m:r>
              <m:ctrlPr>
                <w:rPr>
                  <w:rFonts w:ascii="Cambria Math" w:hAnsi="Cambria Math"/>
                  <w:i/>
                  <w:sz w:val="24"/>
                  <w:szCs w:val="24"/>
                  <w:lang w:val="en-US"/>
                </w:rPr>
              </m:ctrlPr>
            </m:sub>
          </m:sSub>
          <m:d>
            <m:dPr>
              <m:ctrlPr>
                <w:rPr>
                  <w:rFonts w:ascii="Cambria Math" w:hAnsi="Cambria Math"/>
                  <w:i/>
                  <w:sz w:val="24"/>
                  <w:szCs w:val="24"/>
                  <w:lang w:val="en-US"/>
                </w:rPr>
              </m:ctrlPr>
            </m:dPr>
            <m:e>
              <m:r>
                <m:rPr/>
                <w:rPr>
                  <w:rFonts w:hint="default" w:ascii="Cambria Math" w:hAnsi="Cambria Math"/>
                  <w:sz w:val="24"/>
                  <w:szCs w:val="24"/>
                  <w:lang w:val="en-US"/>
                </w:rPr>
                <m:t>j</m:t>
              </m:r>
              <m:r>
                <m:rPr/>
                <w:rPr>
                  <w:rFonts w:hint="default" w:ascii="Cambria Math" w:hAnsi="Cambria Math"/>
                  <w:sz w:val="24"/>
                  <w:szCs w:val="24"/>
                  <w:lang w:val="en-US" w:eastAsia="zh-CN"/>
                </w:rPr>
                <m:t>,k</m:t>
              </m:r>
              <m:ctrlPr>
                <w:rPr>
                  <w:rFonts w:ascii="Cambria Math" w:hAnsi="Cambria Math"/>
                  <w:i/>
                  <w:sz w:val="24"/>
                  <w:szCs w:val="24"/>
                  <w:lang w:val="en-US"/>
                </w:rPr>
              </m:ctrlPr>
            </m:e>
          </m:d>
          <m:r>
            <m:rPr/>
            <w:rPr>
              <w:rFonts w:hint="default" w:ascii="Cambria Math" w:hAnsi="Cambria Math"/>
              <w:sz w:val="24"/>
              <w:szCs w:val="24"/>
              <w:lang w:val="en-US"/>
            </w:rPr>
            <m:t>=</m:t>
          </m:r>
          <m:f>
            <m:fPr>
              <m:ctrlPr>
                <w:rPr>
                  <w:rFonts w:hint="default" w:ascii="Cambria Math" w:hAnsi="Cambria Math"/>
                  <w:i/>
                  <w:sz w:val="24"/>
                  <w:szCs w:val="24"/>
                  <w:lang w:val="en-US"/>
                </w:rPr>
              </m:ctrlPr>
            </m:fPr>
            <m:num>
              <m:r>
                <m:rPr/>
                <w:rPr>
                  <w:rFonts w:hint="default" w:ascii="Cambria Math" w:hAnsi="Cambria Math"/>
                  <w:sz w:val="24"/>
                  <w:szCs w:val="24"/>
                  <w:lang w:val="en-US"/>
                </w:rPr>
                <m:t>1</m:t>
              </m:r>
              <m:ctrlPr>
                <w:rPr>
                  <w:rFonts w:hint="default" w:ascii="Cambria Math" w:hAnsi="Cambria Math"/>
                  <w:i/>
                  <w:sz w:val="24"/>
                  <w:szCs w:val="24"/>
                  <w:lang w:val="en-US"/>
                </w:rPr>
              </m:ctrlPr>
            </m:num>
            <m:den>
              <m:rad>
                <m:radPr>
                  <m:degHide m:val="1"/>
                  <m:ctrlPr>
                    <w:rPr>
                      <w:rFonts w:hint="default" w:ascii="Cambria Math" w:hAnsi="Cambria Math"/>
                      <w:i/>
                      <w:sz w:val="24"/>
                      <w:szCs w:val="24"/>
                      <w:lang w:val="en-US"/>
                    </w:rPr>
                  </m:ctrlPr>
                </m:radPr>
                <m:deg>
                  <m:ctrlPr>
                    <w:rPr>
                      <w:rFonts w:hint="default" w:ascii="Cambria Math" w:hAnsi="Cambria Math"/>
                      <w:i/>
                      <w:sz w:val="24"/>
                      <w:szCs w:val="24"/>
                      <w:lang w:val="en-US"/>
                    </w:rPr>
                  </m:ctrlPr>
                </m:deg>
                <m:e>
                  <m:r>
                    <m:rPr/>
                    <w:rPr>
                      <w:rFonts w:hint="default" w:ascii="Cambria Math" w:hAnsi="Cambria Math"/>
                      <w:sz w:val="24"/>
                      <w:szCs w:val="24"/>
                      <w:lang w:val="en-US"/>
                    </w:rPr>
                    <m:t>M</m:t>
                  </m:r>
                  <m:ctrlPr>
                    <w:rPr>
                      <w:rFonts w:hint="default" w:ascii="Cambria Math" w:hAnsi="Cambria Math"/>
                      <w:i/>
                      <w:sz w:val="24"/>
                      <w:szCs w:val="24"/>
                      <w:lang w:val="en-US"/>
                    </w:rPr>
                  </m:ctrlPr>
                </m:e>
              </m:rad>
              <m:ctrlPr>
                <w:rPr>
                  <w:rFonts w:hint="default" w:ascii="Cambria Math" w:hAnsi="Cambria Math"/>
                  <w:i/>
                  <w:sz w:val="24"/>
                  <w:szCs w:val="24"/>
                  <w:lang w:val="en-US"/>
                </w:rPr>
              </m:ctrlPr>
            </m:den>
          </m:f>
          <m:nary>
            <m:naryPr>
              <m:chr m:val="∑"/>
              <m:limLoc m:val="undOvr"/>
              <m:supHide m:val="1"/>
              <m:ctrlPr>
                <w:rPr>
                  <w:rFonts w:hint="default" w:ascii="Cambria Math" w:hAnsi="Cambria Math"/>
                  <w:i/>
                  <w:sz w:val="24"/>
                  <w:szCs w:val="24"/>
                  <w:lang w:val="en-US"/>
                </w:rPr>
              </m:ctrlPr>
            </m:naryPr>
            <m:sub>
              <m:r>
                <m:rPr/>
                <w:rPr>
                  <w:rFonts w:hint="default" w:ascii="Cambria Math" w:hAnsi="Cambria Math"/>
                  <w:sz w:val="24"/>
                  <w:szCs w:val="24"/>
                  <w:lang w:val="en-US"/>
                </w:rPr>
                <m:t>n</m:t>
              </m:r>
              <m:ctrlPr>
                <w:rPr>
                  <w:rFonts w:hint="default" w:ascii="Cambria Math" w:hAnsi="Cambria Math"/>
                  <w:i/>
                  <w:sz w:val="24"/>
                  <w:szCs w:val="24"/>
                  <w:lang w:val="en-US"/>
                </w:rPr>
              </m:ctrlPr>
            </m:sub>
            <m:sup>
              <m:ctrlPr>
                <w:rPr>
                  <w:rFonts w:hint="default" w:ascii="Cambria Math" w:hAnsi="Cambria Math"/>
                  <w:i/>
                  <w:sz w:val="24"/>
                  <w:szCs w:val="24"/>
                  <w:lang w:val="en-US"/>
                </w:rPr>
              </m:ctrlPr>
            </m:sup>
            <m:e>
              <m:r>
                <m:rPr/>
                <w:rPr>
                  <w:rFonts w:hint="default" w:ascii="Cambria Math" w:hAnsi="Cambria Math"/>
                  <w:sz w:val="24"/>
                  <w:szCs w:val="24"/>
                  <w:lang w:val="en-US"/>
                </w:rPr>
                <m:t>f</m:t>
              </m:r>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ctrlPr>
                <w:rPr>
                  <w:rFonts w:hint="default" w:ascii="Cambria Math" w:hAnsi="Cambria Math"/>
                  <w:i/>
                  <w:sz w:val="24"/>
                  <w:szCs w:val="24"/>
                  <w:lang w:val="en-US"/>
                </w:rPr>
              </m:ctrlPr>
            </m:e>
          </m:nary>
          <m:sSub>
            <m:sSubPr>
              <m:ctrlPr>
                <w:rPr>
                  <w:rFonts w:hint="default" w:ascii="Cambria Math" w:hAnsi="Cambria Math"/>
                  <w:i/>
                  <w:sz w:val="24"/>
                  <w:szCs w:val="24"/>
                  <w:lang w:val="en-US"/>
                </w:rPr>
              </m:ctrlPr>
            </m:sSubPr>
            <m:e>
              <m:r>
                <m:rPr>
                  <m:sty m:val="p"/>
                </m:rPr>
                <w:rPr>
                  <w:rFonts w:ascii="Cambria Math" w:hAnsi="Cambria Math"/>
                  <w:sz w:val="24"/>
                  <w:szCs w:val="24"/>
                  <w:lang w:val="en-US"/>
                </w:rPr>
                <m:t>Ψ</m:t>
              </m:r>
              <m:ctrlPr>
                <w:rPr>
                  <w:rFonts w:hint="default" w:ascii="Cambria Math" w:hAnsi="Cambria Math"/>
                  <w:i/>
                  <w:sz w:val="24"/>
                  <w:szCs w:val="24"/>
                  <w:lang w:val="en-US"/>
                </w:rPr>
              </m:ctrlPr>
            </m:e>
            <m:sub>
              <m:r>
                <m:rPr/>
                <w:rPr>
                  <w:rFonts w:hint="default" w:ascii="Cambria Math" w:hAnsi="Cambria Math"/>
                  <w:sz w:val="24"/>
                  <w:szCs w:val="24"/>
                  <w:lang w:val="en-US"/>
                </w:rPr>
                <m:t>j,k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r>
            <m:rPr/>
            <w:rPr>
              <w:rFonts w:hint="default" w:ascii="Cambria Math" w:hAnsi="Cambria Math"/>
              <w:sz w:val="24"/>
              <w:szCs w:val="24"/>
              <w:lang w:val="en-US"/>
            </w:rPr>
            <m:t>,   j</m:t>
          </m:r>
          <m:r>
            <m:rPr/>
            <w:rPr>
              <w:rFonts w:ascii="Cambria Math" w:hAnsi="Cambria Math"/>
              <w:sz w:val="24"/>
              <w:szCs w:val="24"/>
              <w:lang w:val="en-US"/>
            </w:rPr>
            <m:t>≥</m:t>
          </m:r>
          <m:sSub>
            <m:sSubPr>
              <m:ctrlPr>
                <w:rPr>
                  <w:rFonts w:ascii="Cambria Math" w:hAnsi="Cambria Math"/>
                  <w:i/>
                  <w:sz w:val="24"/>
                  <w:szCs w:val="24"/>
                  <w:lang w:val="en-US"/>
                </w:rPr>
              </m:ctrlPr>
            </m:sSubPr>
            <m:e>
              <m:r>
                <m:rPr/>
                <w:rPr>
                  <w:rFonts w:hint="default" w:ascii="Cambria Math" w:hAnsi="Cambria Math"/>
                  <w:sz w:val="24"/>
                  <w:szCs w:val="24"/>
                  <w:lang w:val="en-US"/>
                </w:rPr>
                <m:t>j</m:t>
              </m:r>
              <m:ctrlPr>
                <w:rPr>
                  <w:rFonts w:ascii="Cambria Math" w:hAnsi="Cambria Math"/>
                  <w:i/>
                  <w:sz w:val="24"/>
                  <w:szCs w:val="24"/>
                  <w:lang w:val="en-US"/>
                </w:rPr>
              </m:ctrlPr>
            </m:e>
            <m:sub>
              <m:r>
                <m:rPr/>
                <w:rPr>
                  <w:rFonts w:hint="default" w:ascii="Cambria Math" w:hAnsi="Cambria Math"/>
                  <w:sz w:val="24"/>
                  <w:szCs w:val="24"/>
                  <w:lang w:val="en-US"/>
                </w:rPr>
                <m:t>0</m:t>
              </m:r>
              <m:ctrlPr>
                <w:rPr>
                  <w:rFonts w:ascii="Cambria Math" w:hAnsi="Cambria Math"/>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在以上等式中，</w:t>
      </w:r>
      <m:oMath>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sSub>
              <m:sSubPr>
                <m:ctrlPr>
                  <w:rPr>
                    <w:rFonts w:hint="default" w:ascii="Cambria Math" w:hAnsi="Cambria Math"/>
                    <w:i/>
                    <w:sz w:val="24"/>
                    <w:szCs w:val="24"/>
                    <w:lang w:val="en-US"/>
                  </w:rPr>
                </m:ctrlPr>
              </m:sSubPr>
              <m:e>
                <m:r>
                  <m:rPr/>
                  <w:rPr>
                    <w:rFonts w:hint="default" w:ascii="Cambria Math" w:hAnsi="Cambria Math"/>
                    <w:sz w:val="24"/>
                    <w:szCs w:val="24"/>
                    <w:lang w:val="en-US"/>
                  </w:rPr>
                  <m:t>j</m:t>
                </m:r>
                <m:ctrlPr>
                  <w:rPr>
                    <w:rFonts w:hint="default" w:ascii="Cambria Math" w:hAnsi="Cambria Math"/>
                    <w:i/>
                    <w:sz w:val="24"/>
                    <w:szCs w:val="24"/>
                    <w:lang w:val="en-US"/>
                  </w:rPr>
                </m:ctrlPr>
              </m:e>
              <m:sub>
                <m:r>
                  <m:rPr/>
                  <w:rPr>
                    <w:rFonts w:hint="default" w:ascii="Cambria Math" w:hAnsi="Cambria Math"/>
                    <w:sz w:val="24"/>
                    <w:szCs w:val="24"/>
                    <w:lang w:val="en-US"/>
                  </w:rPr>
                  <m:t>0</m:t>
                </m:r>
                <m:ctrlPr>
                  <w:rPr>
                    <w:rFonts w:hint="default" w:ascii="Cambria Math" w:hAnsi="Cambria Math"/>
                    <w:i/>
                    <w:sz w:val="24"/>
                    <w:szCs w:val="24"/>
                    <w:lang w:val="en-US"/>
                  </w:rPr>
                </m:ctrlPr>
              </m:sub>
            </m:sSub>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r>
          <m:rPr/>
          <w:rPr>
            <w:rFonts w:hint="default" w:ascii="Cambria Math" w:hAnsi="Cambria Math"/>
            <w:sz w:val="24"/>
            <w:szCs w:val="24"/>
            <w:lang w:val="en-US" w:eastAsia="zh-CN"/>
          </w:rPr>
          <m:t xml:space="preserve"> </m:t>
        </m:r>
      </m:oMath>
      <w:r>
        <w:rPr>
          <w:rFonts w:hint="eastAsia" w:ascii="华文仿宋" w:hAnsi="华文仿宋" w:eastAsia="华文仿宋"/>
          <w:sz w:val="24"/>
          <w:szCs w:val="24"/>
          <w:lang w:val="en-US" w:eastAsia="zh-CN"/>
        </w:rPr>
        <w:t xml:space="preserve">和 </w:t>
      </w:r>
      <m:oMath>
        <m:sSub>
          <m:sSubPr>
            <m:ctrlPr>
              <w:rPr>
                <w:rFonts w:hint="default" w:ascii="Cambria Math" w:hAnsi="Cambria Math"/>
                <w:i/>
                <w:sz w:val="24"/>
                <w:szCs w:val="24"/>
                <w:lang w:val="en-US"/>
              </w:rPr>
            </m:ctrlPr>
          </m:sSubPr>
          <m:e>
            <m:r>
              <m:rPr>
                <m:sty m:val="p"/>
              </m:rPr>
              <w:rPr>
                <w:rFonts w:ascii="Cambria Math" w:hAnsi="Cambria Math"/>
                <w:sz w:val="24"/>
                <w:szCs w:val="24"/>
                <w:lang w:val="en-US"/>
              </w:rPr>
              <m:t>Ψ</m:t>
            </m:r>
            <m:ctrlPr>
              <w:rPr>
                <w:rFonts w:hint="default" w:ascii="Cambria Math" w:hAnsi="Cambria Math"/>
                <w:i/>
                <w:sz w:val="24"/>
                <w:szCs w:val="24"/>
                <w:lang w:val="en-US"/>
              </w:rPr>
            </m:ctrlPr>
          </m:e>
          <m:sub>
            <m:r>
              <m:rPr/>
              <w:rPr>
                <w:rFonts w:hint="default" w:ascii="Cambria Math" w:hAnsi="Cambria Math"/>
                <w:sz w:val="24"/>
                <w:szCs w:val="24"/>
                <w:lang w:val="en-US"/>
              </w:rPr>
              <m:t>j,k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 xml:space="preserve">是在 </w:t>
      </w:r>
      <m:oMath>
        <m:r>
          <m:rPr/>
          <w:rPr>
            <w:rFonts w:hint="default" w:ascii="Cambria Math" w:hAnsi="Cambria Math"/>
            <w:sz w:val="24"/>
            <w:szCs w:val="24"/>
            <w:lang w:val="en-US" w:eastAsia="zh-CN"/>
          </w:rPr>
          <m:t>J</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 xml:space="preserve">尺度下的基函数的支撑区上使用 </w:t>
      </w:r>
      <m:oMath>
        <m:r>
          <m:rPr/>
          <w:rPr>
            <w:rFonts w:hint="default" w:ascii="Cambria Math" w:hAnsi="Cambria Math"/>
            <w:sz w:val="24"/>
            <w:szCs w:val="24"/>
            <w:lang w:val="en-US"/>
          </w:rPr>
          <m:t>M</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个等间隔的取样，这里再补充定义</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hAnsi="Cambria Math"/>
          <w:i w:val="0"/>
          <w:sz w:val="24"/>
          <w:szCs w:val="24"/>
          <w:lang w:val="en-US" w:eastAsia="zh-CN"/>
        </w:rPr>
      </w:pPr>
      <m:oMath>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r>
              <m:rPr/>
              <w:rPr>
                <w:rFonts w:hint="default" w:ascii="Cambria Math" w:hAnsi="Cambria Math"/>
                <w:sz w:val="24"/>
                <w:szCs w:val="24"/>
                <w:lang w:val="en-US" w:eastAsia="zh-CN"/>
              </w:rPr>
              <m:t>j</m:t>
            </m:r>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eastAsia="zh-CN"/>
              </w:rPr>
              <m:t>x</m:t>
            </m:r>
            <m:ctrlPr>
              <w:rPr>
                <w:rFonts w:hint="default" w:ascii="Cambria Math" w:hAnsi="Cambria Math"/>
                <w:i/>
                <w:sz w:val="24"/>
                <w:szCs w:val="24"/>
                <w:lang w:val="en-US"/>
              </w:rPr>
            </m:ctrlPr>
          </m:e>
        </m:d>
        <m:r>
          <m:rPr>
            <m:sty m:val="p"/>
          </m:rPr>
          <w:rPr>
            <w:rFonts w:hint="default" w:ascii="Cambria Math" w:hAnsi="Cambria Math"/>
            <w:sz w:val="24"/>
            <w:szCs w:val="24"/>
            <w:lang w:val="en-US" w:eastAsia="zh-CN"/>
          </w:rPr>
          <m:t>=</m:t>
        </m:r>
        <m:sSup>
          <m:sSupPr>
            <m:ctrlPr>
              <w:rPr>
                <w:rFonts w:hint="default" w:ascii="Cambria Math" w:hAnsi="Cambria Math"/>
                <w:i w:val="0"/>
                <w:sz w:val="24"/>
                <w:szCs w:val="24"/>
                <w:lang w:val="en-US" w:eastAsia="zh-CN"/>
              </w:rPr>
            </m:ctrlPr>
          </m:sSupPr>
          <m:e>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e>
          <m:sup>
            <m:f>
              <m:fPr>
                <m:type m:val="skw"/>
                <m:ctrlPr>
                  <w:rPr>
                    <w:rFonts w:hint="default" w:ascii="Cambria Math" w:hAnsi="Cambria Math"/>
                    <w:i w:val="0"/>
                    <w:sz w:val="24"/>
                    <w:szCs w:val="24"/>
                    <w:lang w:val="en-US" w:eastAsia="zh-CN"/>
                  </w:rPr>
                </m:ctrlPr>
              </m:fPr>
              <m:num>
                <m:r>
                  <m:rPr>
                    <m:sty m:val="p"/>
                  </m:rPr>
                  <w:rPr>
                    <w:rFonts w:hint="eastAsia" w:ascii="Cambria Math" w:hAnsi="Cambria Math"/>
                    <w:sz w:val="24"/>
                    <w:szCs w:val="24"/>
                    <w:lang w:val="en-US" w:eastAsia="zh-CN"/>
                  </w:rPr>
                  <m:t>j</m:t>
                </m:r>
                <m:ctrlPr>
                  <w:rPr>
                    <w:rFonts w:hint="default" w:ascii="Cambria Math" w:hAnsi="Cambria Math"/>
                    <w:i w:val="0"/>
                    <w:sz w:val="24"/>
                    <w:szCs w:val="24"/>
                    <w:lang w:val="en-US" w:eastAsia="zh-CN"/>
                  </w:rPr>
                </m:ctrlPr>
              </m:num>
              <m:den>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den>
            </m:f>
            <m:ctrlPr>
              <w:rPr>
                <w:rFonts w:hint="default" w:ascii="Cambria Math" w:hAnsi="Cambria Math"/>
                <w:i w:val="0"/>
                <w:sz w:val="24"/>
                <w:szCs w:val="24"/>
                <w:lang w:val="en-US" w:eastAsia="zh-CN"/>
              </w:rPr>
            </m:ctrlPr>
          </m:sup>
        </m:sSup>
        <m:r>
          <m:rPr>
            <m:sty m:val="p"/>
          </m:rPr>
          <w:rPr>
            <w:rFonts w:ascii="Cambria Math" w:hAnsi="Cambria Math"/>
            <w:sz w:val="24"/>
            <w:szCs w:val="24"/>
            <w:lang w:val="en-US"/>
          </w:rPr>
          <m:t>φ</m:t>
        </m:r>
        <m:d>
          <m:dPr>
            <m:ctrlPr>
              <w:rPr>
                <w:rFonts w:ascii="Cambria Math" w:hAnsi="Cambria Math"/>
                <w:sz w:val="24"/>
                <w:szCs w:val="24"/>
                <w:lang w:val="en-US"/>
              </w:rPr>
            </m:ctrlPr>
          </m:dPr>
          <m:e>
            <m:sSup>
              <m:sSupPr>
                <m:ctrlPr>
                  <w:rPr>
                    <w:rFonts w:hint="default" w:ascii="Cambria Math" w:hAnsi="Cambria Math"/>
                    <w:i w:val="0"/>
                    <w:sz w:val="24"/>
                    <w:szCs w:val="24"/>
                    <w:lang w:val="en-US" w:eastAsia="zh-CN"/>
                  </w:rPr>
                </m:ctrlPr>
              </m:sSupPr>
              <m:e>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e>
              <m:sup>
                <m:r>
                  <m:rPr>
                    <m:sty m:val="p"/>
                  </m:rPr>
                  <w:rPr>
                    <w:rFonts w:hint="default" w:ascii="Cambria Math" w:hAnsi="Cambria Math"/>
                    <w:sz w:val="24"/>
                    <w:szCs w:val="24"/>
                    <w:lang w:val="en-US" w:eastAsia="zh-CN"/>
                  </w:rPr>
                  <m:t>j</m:t>
                </m:r>
                <m:ctrlPr>
                  <w:rPr>
                    <w:rFonts w:hint="default" w:ascii="Cambria Math" w:hAnsi="Cambria Math"/>
                    <w:i w:val="0"/>
                    <w:sz w:val="24"/>
                    <w:szCs w:val="24"/>
                    <w:lang w:val="en-US" w:eastAsia="zh-CN"/>
                  </w:rPr>
                </m:ctrlPr>
              </m:sup>
            </m:sSup>
            <m:r>
              <m:rPr/>
              <w:rPr>
                <w:rFonts w:hint="default" w:ascii="Cambria Math" w:hAnsi="Cambria Math"/>
                <w:sz w:val="24"/>
                <w:szCs w:val="24"/>
                <w:lang w:val="en-US" w:eastAsia="zh-CN"/>
              </w:rPr>
              <m:t>x−k</m:t>
            </m:r>
            <m:ctrlPr>
              <w:rPr>
                <w:rFonts w:ascii="Cambria Math" w:hAnsi="Cambria Math"/>
                <w:sz w:val="24"/>
                <w:szCs w:val="24"/>
                <w:lang w:val="en-US"/>
              </w:rPr>
            </m:ctrlPr>
          </m:e>
        </m:d>
      </m:oMath>
      <w:r>
        <w:rPr>
          <w:rFonts w:hint="eastAsia" w:hAnsi="Cambria Math"/>
          <w:i w:val="0"/>
          <w:sz w:val="24"/>
          <w:szCs w:val="24"/>
          <w:lang w:val="en-US" w:eastAsia="zh-CN"/>
        </w:rPr>
        <w:t xml:space="preserve">, </w:t>
      </w:r>
      <m:oMath>
        <m:sSub>
          <m:sSubPr>
            <m:ctrlPr>
              <w:rPr>
                <w:rFonts w:hint="default" w:ascii="Cambria Math" w:hAnsi="Cambria Math"/>
                <w:i/>
                <w:sz w:val="24"/>
                <w:szCs w:val="24"/>
                <w:lang w:val="en-US"/>
              </w:rPr>
            </m:ctrlPr>
          </m:sSubPr>
          <m:e>
            <m:r>
              <m:rPr>
                <m:sty m:val="p"/>
              </m:rPr>
              <w:rPr>
                <w:rFonts w:ascii="Cambria Math" w:hAnsi="Cambria Math"/>
                <w:sz w:val="24"/>
                <w:szCs w:val="24"/>
                <w:lang w:val="en-US"/>
              </w:rPr>
              <m:t>Ψ</m:t>
            </m:r>
            <m:ctrlPr>
              <w:rPr>
                <w:rFonts w:hint="default" w:ascii="Cambria Math" w:hAnsi="Cambria Math"/>
                <w:i/>
                <w:sz w:val="24"/>
                <w:szCs w:val="24"/>
                <w:lang w:val="en-US"/>
              </w:rPr>
            </m:ctrlPr>
          </m:e>
          <m:sub>
            <m:r>
              <m:rPr/>
              <w:rPr>
                <w:rFonts w:hint="default" w:ascii="Cambria Math" w:hAnsi="Cambria Math"/>
                <w:sz w:val="24"/>
                <w:szCs w:val="24"/>
                <w:lang w:val="en-US" w:eastAsia="zh-CN"/>
              </w:rPr>
              <m:t>j</m:t>
            </m:r>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eastAsia="zh-CN"/>
              </w:rPr>
              <m:t>x</m:t>
            </m:r>
            <m:ctrlPr>
              <w:rPr>
                <w:rFonts w:hint="default" w:ascii="Cambria Math" w:hAnsi="Cambria Math"/>
                <w:i/>
                <w:sz w:val="24"/>
                <w:szCs w:val="24"/>
                <w:lang w:val="en-US"/>
              </w:rPr>
            </m:ctrlPr>
          </m:e>
        </m:d>
        <m:r>
          <m:rPr>
            <m:sty m:val="p"/>
          </m:rPr>
          <w:rPr>
            <w:rFonts w:hint="default" w:ascii="Cambria Math" w:hAnsi="Cambria Math"/>
            <w:sz w:val="24"/>
            <w:szCs w:val="24"/>
            <w:lang w:val="en-US" w:eastAsia="zh-CN"/>
          </w:rPr>
          <m:t>=</m:t>
        </m:r>
        <m:sSup>
          <m:sSupPr>
            <m:ctrlPr>
              <w:rPr>
                <w:rFonts w:hint="default" w:ascii="Cambria Math" w:hAnsi="Cambria Math"/>
                <w:i w:val="0"/>
                <w:sz w:val="24"/>
                <w:szCs w:val="24"/>
                <w:lang w:val="en-US" w:eastAsia="zh-CN"/>
              </w:rPr>
            </m:ctrlPr>
          </m:sSupPr>
          <m:e>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e>
          <m:sup>
            <m:f>
              <m:fPr>
                <m:type m:val="skw"/>
                <m:ctrlPr>
                  <w:rPr>
                    <w:rFonts w:hint="default" w:ascii="Cambria Math" w:hAnsi="Cambria Math"/>
                    <w:i w:val="0"/>
                    <w:sz w:val="24"/>
                    <w:szCs w:val="24"/>
                    <w:lang w:val="en-US" w:eastAsia="zh-CN"/>
                  </w:rPr>
                </m:ctrlPr>
              </m:fPr>
              <m:num>
                <m:r>
                  <m:rPr>
                    <m:sty m:val="p"/>
                  </m:rPr>
                  <w:rPr>
                    <w:rFonts w:hint="eastAsia" w:ascii="Cambria Math" w:hAnsi="Cambria Math"/>
                    <w:sz w:val="24"/>
                    <w:szCs w:val="24"/>
                    <w:lang w:val="en-US" w:eastAsia="zh-CN"/>
                  </w:rPr>
                  <m:t>j</m:t>
                </m:r>
                <m:ctrlPr>
                  <w:rPr>
                    <w:rFonts w:hint="default" w:ascii="Cambria Math" w:hAnsi="Cambria Math"/>
                    <w:i w:val="0"/>
                    <w:sz w:val="24"/>
                    <w:szCs w:val="24"/>
                    <w:lang w:val="en-US" w:eastAsia="zh-CN"/>
                  </w:rPr>
                </m:ctrlPr>
              </m:num>
              <m:den>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den>
            </m:f>
            <m:ctrlPr>
              <w:rPr>
                <w:rFonts w:hint="default" w:ascii="Cambria Math" w:hAnsi="Cambria Math"/>
                <w:i w:val="0"/>
                <w:sz w:val="24"/>
                <w:szCs w:val="24"/>
                <w:lang w:val="en-US" w:eastAsia="zh-CN"/>
              </w:rPr>
            </m:ctrlPr>
          </m:sup>
        </m:sSup>
        <m:r>
          <m:rPr>
            <m:sty m:val="p"/>
          </m:rPr>
          <w:rPr>
            <w:rFonts w:ascii="Cambria Math" w:hAnsi="Cambria Math"/>
            <w:sz w:val="24"/>
            <w:szCs w:val="24"/>
            <w:lang w:val="en-US"/>
          </w:rPr>
          <m:t>Ψ</m:t>
        </m:r>
        <m:d>
          <m:dPr>
            <m:ctrlPr>
              <w:rPr>
                <w:rFonts w:ascii="Cambria Math" w:hAnsi="Cambria Math"/>
                <w:sz w:val="24"/>
                <w:szCs w:val="24"/>
                <w:lang w:val="en-US"/>
              </w:rPr>
            </m:ctrlPr>
          </m:dPr>
          <m:e>
            <m:sSup>
              <m:sSupPr>
                <m:ctrlPr>
                  <w:rPr>
                    <w:rFonts w:hint="default" w:ascii="Cambria Math" w:hAnsi="Cambria Math"/>
                    <w:i w:val="0"/>
                    <w:sz w:val="24"/>
                    <w:szCs w:val="24"/>
                    <w:lang w:val="en-US" w:eastAsia="zh-CN"/>
                  </w:rPr>
                </m:ctrlPr>
              </m:sSupPr>
              <m:e>
                <m:r>
                  <m:rPr>
                    <m:sty m:val="p"/>
                  </m:rPr>
                  <w:rPr>
                    <w:rFonts w:hint="default" w:ascii="Cambria Math" w:hAnsi="Cambria Math"/>
                    <w:sz w:val="24"/>
                    <w:szCs w:val="24"/>
                    <w:lang w:val="en-US" w:eastAsia="zh-CN"/>
                  </w:rPr>
                  <m:t>2</m:t>
                </m:r>
                <m:ctrlPr>
                  <w:rPr>
                    <w:rFonts w:hint="default" w:ascii="Cambria Math" w:hAnsi="Cambria Math"/>
                    <w:i w:val="0"/>
                    <w:sz w:val="24"/>
                    <w:szCs w:val="24"/>
                    <w:lang w:val="en-US" w:eastAsia="zh-CN"/>
                  </w:rPr>
                </m:ctrlPr>
              </m:e>
              <m:sup>
                <m:r>
                  <m:rPr>
                    <m:sty m:val="p"/>
                  </m:rPr>
                  <w:rPr>
                    <w:rFonts w:hint="default" w:ascii="Cambria Math" w:hAnsi="Cambria Math"/>
                    <w:sz w:val="24"/>
                    <w:szCs w:val="24"/>
                    <w:lang w:val="en-US" w:eastAsia="zh-CN"/>
                  </w:rPr>
                  <m:t>j</m:t>
                </m:r>
                <m:ctrlPr>
                  <w:rPr>
                    <w:rFonts w:hint="default" w:ascii="Cambria Math" w:hAnsi="Cambria Math"/>
                    <w:i w:val="0"/>
                    <w:sz w:val="24"/>
                    <w:szCs w:val="24"/>
                    <w:lang w:val="en-US" w:eastAsia="zh-CN"/>
                  </w:rPr>
                </m:ctrlPr>
              </m:sup>
            </m:sSup>
            <m:r>
              <m:rPr/>
              <w:rPr>
                <w:rFonts w:hint="default" w:ascii="Cambria Math" w:hAnsi="Cambria Math"/>
                <w:sz w:val="24"/>
                <w:szCs w:val="24"/>
                <w:lang w:val="en-US" w:eastAsia="zh-CN"/>
              </w:rPr>
              <m:t>x−k</m:t>
            </m:r>
            <m:ctrlPr>
              <w:rPr>
                <w:rFonts w:ascii="Cambria Math" w:hAnsi="Cambria Math"/>
                <w:sz w:val="24"/>
                <w:szCs w:val="24"/>
                <w:lang w:val="en-US"/>
              </w:rPr>
            </m:ctrlPr>
          </m:e>
        </m:d>
      </m:oMath>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华文仿宋" w:hAnsi="华文仿宋" w:eastAsia="华文仿宋"/>
          <w:sz w:val="24"/>
          <w:szCs w:val="24"/>
          <w:lang w:val="en-US" w:eastAsia="zh-CN"/>
        </w:rPr>
      </w:pPr>
      <m:oMath>
        <m:r>
          <m:rPr/>
          <w:rPr>
            <w:rFonts w:hint="default" w:ascii="Cambria Math" w:hAnsi="Cambria Math"/>
            <w:sz w:val="24"/>
            <w:szCs w:val="24"/>
            <w:lang w:val="en-US" w:eastAsia="zh-CN"/>
          </w:rPr>
          <m:t>k</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决定既定方向上的位置，</w:t>
      </w:r>
      <m:oMath>
        <m:r>
          <m:rPr/>
          <w:rPr>
            <w:rFonts w:hint="default" w:ascii="Cambria Math" w:hAnsi="Cambria Math"/>
            <w:sz w:val="24"/>
            <w:szCs w:val="24"/>
            <w:lang w:val="en-US"/>
          </w:rPr>
          <m:t>j</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决定取样的宽度，</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j</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为限定的任意开始尺度，则得到的</w:t>
      </w:r>
      <m:oMath>
        <m:r>
          <m:rPr>
            <m:sty m:val="p"/>
          </m:rPr>
          <w:rPr>
            <w:rFonts w:hint="eastAsia" w:ascii="Cambria Math" w:hAnsi="华文仿宋" w:eastAsia="华文仿宋"/>
            <w:sz w:val="24"/>
            <w:szCs w:val="24"/>
            <w:lang w:val="en-US" w:eastAsia="zh-CN"/>
          </w:rPr>
          <m:t>展开集合</m:t>
        </m:r>
      </m:oMath>
      <w:r>
        <w:rPr>
          <w:rFonts w:hint="eastAsia" w:ascii="华文仿宋" w:hAnsi="华文仿宋" w:eastAsia="华文仿宋"/>
          <w:sz w:val="24"/>
          <w:szCs w:val="24"/>
          <w:lang w:val="en-US" w:eastAsia="zh-CN"/>
        </w:rPr>
        <w:t xml:space="preserve"> </w:t>
      </w:r>
      <m:oMath>
        <m:d>
          <m:dPr>
            <m:begChr m:val="{"/>
            <m:endChr m:val="}"/>
            <m:ctrlPr>
              <w:rPr>
                <w:rFonts w:ascii="Cambria Math" w:hAnsi="Cambria Math"/>
                <w:i/>
                <w:sz w:val="24"/>
                <w:szCs w:val="24"/>
                <w:lang w:val="en-US"/>
              </w:rPr>
            </m:ctrlPr>
          </m:dPr>
          <m:e>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sSub>
                  <m:sSubPr>
                    <m:ctrlPr>
                      <w:rPr>
                        <w:rFonts w:hint="default" w:ascii="Cambria Math" w:hAnsi="Cambria Math"/>
                        <w:i/>
                        <w:sz w:val="24"/>
                        <w:szCs w:val="24"/>
                        <w:lang w:val="en-US"/>
                      </w:rPr>
                    </m:ctrlPr>
                  </m:sSubPr>
                  <m:e>
                    <m:r>
                      <m:rPr/>
                      <w:rPr>
                        <w:rFonts w:hint="default" w:ascii="Cambria Math" w:hAnsi="Cambria Math"/>
                        <w:sz w:val="24"/>
                        <w:szCs w:val="24"/>
                        <w:lang w:val="en-US"/>
                      </w:rPr>
                      <m:t>j</m:t>
                    </m:r>
                    <m:ctrlPr>
                      <w:rPr>
                        <w:rFonts w:hint="default" w:ascii="Cambria Math" w:hAnsi="Cambria Math"/>
                        <w:i/>
                        <w:sz w:val="24"/>
                        <w:szCs w:val="24"/>
                        <w:lang w:val="en-US"/>
                      </w:rPr>
                    </m:ctrlPr>
                  </m:e>
                  <m:sub>
                    <m:r>
                      <m:rPr/>
                      <w:rPr>
                        <w:rFonts w:hint="default" w:ascii="Cambria Math" w:hAnsi="Cambria Math"/>
                        <w:sz w:val="24"/>
                        <w:szCs w:val="24"/>
                        <w:lang w:val="en-US"/>
                      </w:rPr>
                      <m:t>0</m:t>
                    </m:r>
                    <m:ctrlPr>
                      <w:rPr>
                        <w:rFonts w:hint="default" w:ascii="Cambria Math" w:hAnsi="Cambria Math"/>
                        <w:i/>
                        <w:sz w:val="24"/>
                        <w:szCs w:val="24"/>
                        <w:lang w:val="en-US"/>
                      </w:rPr>
                    </m:ctrlPr>
                  </m:sub>
                </m:sSub>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ctrlPr>
              <w:rPr>
                <w:rFonts w:ascii="Cambria Math" w:hAnsi="Cambria Math"/>
                <w:i/>
                <w:sz w:val="24"/>
                <w:szCs w:val="24"/>
                <w:lang w:val="en-US"/>
              </w:rPr>
            </m:ctrlPr>
          </m:e>
        </m:d>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是</w:t>
      </w:r>
      <m:oMath>
        <m:d>
          <m:dPr>
            <m:begChr m:val="{"/>
            <m:endChr m:val="}"/>
            <m:ctrlPr>
              <w:rPr>
                <w:rFonts w:ascii="Cambria Math" w:hAnsi="Cambria Math"/>
                <w:i/>
                <w:sz w:val="24"/>
                <w:szCs w:val="24"/>
                <w:lang w:val="en-US"/>
              </w:rPr>
            </m:ctrlPr>
          </m:dPr>
          <m:e>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r>
                  <m:rPr/>
                  <w:rPr>
                    <w:rFonts w:hint="default" w:ascii="Cambria Math" w:hAnsi="Cambria Math"/>
                    <w:sz w:val="24"/>
                    <w:szCs w:val="24"/>
                    <w:lang w:val="en-US" w:eastAsia="zh-CN"/>
                  </w:rPr>
                  <m:t>j</m:t>
                </m:r>
                <m:r>
                  <m:rPr/>
                  <w:rPr>
                    <w:rFonts w:hint="default" w:ascii="Cambria Math" w:hAnsi="Cambria Math"/>
                    <w:sz w:val="24"/>
                    <w:szCs w:val="24"/>
                    <w:lang w:val="en-US"/>
                  </w:rPr>
                  <m:t>,k</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rPr>
                  <m:t>n</m:t>
                </m:r>
                <m:ctrlPr>
                  <w:rPr>
                    <w:rFonts w:hint="default" w:ascii="Cambria Math" w:hAnsi="Cambria Math"/>
                    <w:i/>
                    <w:sz w:val="24"/>
                    <w:szCs w:val="24"/>
                    <w:lang w:val="en-US"/>
                  </w:rPr>
                </m:ctrlPr>
              </m:e>
            </m:d>
            <m:ctrlPr>
              <w:rPr>
                <w:rFonts w:ascii="Cambria Math" w:hAnsi="Cambria Math"/>
                <w:i/>
                <w:sz w:val="24"/>
                <w:szCs w:val="24"/>
                <w:lang w:val="en-US"/>
              </w:rPr>
            </m:ctrlPr>
          </m:e>
        </m:d>
      </m:oMath>
      <w:r>
        <w:rPr>
          <w:rFonts w:hint="eastAsia" w:ascii="华文仿宋" w:hAnsi="华文仿宋" w:eastAsia="华文仿宋"/>
          <w:sz w:val="24"/>
          <w:szCs w:val="24"/>
          <w:lang w:val="en-US" w:eastAsia="zh-CN"/>
        </w:rPr>
        <w:t>的一个子集</w:t>
      </w:r>
      <w:r>
        <w:rPr>
          <w:rFonts w:hint="eastAsia" w:hAnsi="Cambria Math"/>
          <w:i w:val="0"/>
          <w:sz w:val="24"/>
          <w:szCs w:val="24"/>
          <w:lang w:val="en-US" w:eastAsia="zh-CN"/>
        </w:rPr>
        <w:t>，</w:t>
      </w:r>
      <w:r>
        <w:rPr>
          <w:rFonts w:hint="eastAsia" w:ascii="华文仿宋" w:hAnsi="华文仿宋" w:eastAsia="华文仿宋"/>
          <w:sz w:val="24"/>
          <w:szCs w:val="24"/>
          <w:lang w:val="en-US" w:eastAsia="zh-CN"/>
        </w:rPr>
        <w:t>最终的变换本身是由</w:t>
      </w:r>
      <m:oMath>
        <m:r>
          <m:rPr/>
          <w:rPr>
            <w:rFonts w:hint="default" w:ascii="Cambria Math" w:hAnsi="华文仿宋" w:eastAsia="华文仿宋"/>
            <w:sz w:val="24"/>
            <w:szCs w:val="24"/>
            <w:lang w:val="en-US" w:eastAsia="zh-CN"/>
          </w:rPr>
          <m:t xml:space="preserve"> </m:t>
        </m:r>
        <m:r>
          <m:rPr/>
          <w:rPr>
            <w:rFonts w:hint="default" w:ascii="Cambria Math" w:hAnsi="Cambria Math"/>
            <w:sz w:val="24"/>
            <w:szCs w:val="24"/>
            <w:lang w:val="en-US"/>
          </w:rPr>
          <m:t>M</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个系数组成。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类似一维离散小波变换，利用二维的尺度函数和小波函数，先取二维阵列的行的一维变换，然后再取结果的列的一维变换，但在二维情况下会得到水平、垂直和对角细节系数，对于大小为</w:t>
      </w:r>
      <m:oMath>
        <m:r>
          <m:rPr/>
          <w:rPr>
            <w:rFonts w:hint="default" w:ascii="Cambria Math" w:hAnsi="华文仿宋" w:eastAsia="华文仿宋"/>
            <w:sz w:val="24"/>
            <w:szCs w:val="24"/>
            <w:lang w:val="en-US" w:eastAsia="zh-CN"/>
          </w:rPr>
          <m:t>M</m:t>
        </m:r>
        <m:r>
          <m:rPr/>
          <w:rPr>
            <w:rFonts w:ascii="Cambria Math" w:hAnsi="Cambria Math"/>
            <w:sz w:val="24"/>
            <w:szCs w:val="24"/>
            <w:lang w:val="en-US"/>
          </w:rPr>
          <m:t>×</m:t>
        </m:r>
        <m:r>
          <m:rPr/>
          <w:rPr>
            <w:rFonts w:hint="default" w:ascii="Cambria Math" w:hAnsi="Cambria Math"/>
            <w:sz w:val="24"/>
            <w:szCs w:val="24"/>
            <w:lang w:val="en-US" w:eastAsia="zh-CN"/>
          </w:rPr>
          <m:t>N</m:t>
        </m:r>
      </m:oMath>
      <w:r>
        <w:rPr>
          <w:rFonts w:hint="eastAsia" w:hAnsi="Cambria Math"/>
          <w:i w:val="0"/>
          <w:sz w:val="24"/>
          <w:szCs w:val="24"/>
          <w:lang w:val="en-US" w:eastAsia="zh-CN"/>
        </w:rPr>
        <w:t xml:space="preserve"> </w:t>
      </w:r>
      <w:r>
        <w:rPr>
          <w:rFonts w:hint="eastAsia" w:ascii="华文仿宋" w:hAnsi="华文仿宋" w:eastAsia="华文仿宋"/>
          <w:sz w:val="24"/>
          <w:szCs w:val="24"/>
          <w:lang w:val="en-US" w:eastAsia="zh-CN"/>
        </w:rPr>
        <w:t>图像，其离散小波变换是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hAnsi="Cambria Math" w:eastAsiaTheme="minorEastAsia"/>
          <w:i w:val="0"/>
          <w:sz w:val="24"/>
          <w:szCs w:val="24"/>
          <w:lang w:val="en-US" w:eastAsia="zh-CN"/>
        </w:rPr>
      </w:pPr>
      <m:oMathPara>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m:sty m:val="p"/>
                </m:rPr>
                <w:rPr>
                  <w:rFonts w:ascii="Cambria Math" w:hAnsi="Cambria Math"/>
                  <w:sz w:val="24"/>
                  <w:szCs w:val="24"/>
                  <w:lang w:val="en-US"/>
                </w:rPr>
                <m:t>φ</m:t>
              </m:r>
              <m:ctrlPr>
                <w:rPr>
                  <w:rFonts w:ascii="Cambria Math" w:hAnsi="Cambria Math"/>
                  <w:i/>
                  <w:sz w:val="24"/>
                  <w:szCs w:val="24"/>
                  <w:lang w:val="en-US"/>
                </w:rPr>
              </m:ctrlP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m:rPr/>
                    <w:rPr>
                      <w:rFonts w:hint="default" w:ascii="Cambria Math" w:hAnsi="Cambria Math"/>
                      <w:sz w:val="24"/>
                      <w:szCs w:val="24"/>
                      <w:lang w:val="en-US" w:eastAsia="zh-CN"/>
                    </w:rPr>
                    <m:t>j</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r>
                <m:rPr/>
                <w:rPr>
                  <w:rFonts w:hint="default" w:ascii="Cambria Math" w:hAnsi="Cambria Math"/>
                  <w:sz w:val="24"/>
                  <w:szCs w:val="24"/>
                  <w:lang w:val="en-US" w:eastAsia="zh-CN"/>
                </w:rPr>
                <m:t>,m,n</m:t>
              </m:r>
              <m:ctrlPr>
                <w:rPr>
                  <w:rFonts w:ascii="Cambria Math" w:hAnsi="Cambria Math"/>
                  <w:i/>
                  <w:sz w:val="24"/>
                  <w:szCs w:val="24"/>
                  <w:lang w:val="en-US"/>
                </w:rPr>
              </m:ctrlPr>
            </m:e>
          </m:d>
          <m:r>
            <m:rPr/>
            <w:rPr>
              <w:rFonts w:hint="default" w:ascii="Cambria Math" w:hAnsi="Cambria Math"/>
              <w:sz w:val="24"/>
              <w:szCs w:val="24"/>
              <w:lang w:val="en-US"/>
            </w:rPr>
            <m:t>=</m:t>
          </m:r>
          <m:f>
            <m:fPr>
              <m:ctrlPr>
                <w:rPr>
                  <w:rFonts w:hint="default" w:ascii="Cambria Math" w:hAnsi="Cambria Math"/>
                  <w:i/>
                  <w:sz w:val="24"/>
                  <w:szCs w:val="24"/>
                  <w:lang w:val="en-US"/>
                </w:rPr>
              </m:ctrlPr>
            </m:fPr>
            <m:num>
              <m:r>
                <m:rPr/>
                <w:rPr>
                  <w:rFonts w:hint="default" w:ascii="Cambria Math" w:hAnsi="Cambria Math"/>
                  <w:sz w:val="24"/>
                  <w:szCs w:val="24"/>
                  <w:lang w:val="en-US"/>
                </w:rPr>
                <m:t>1</m:t>
              </m:r>
              <m:ctrlPr>
                <w:rPr>
                  <w:rFonts w:hint="default" w:ascii="Cambria Math" w:hAnsi="Cambria Math"/>
                  <w:i/>
                  <w:sz w:val="24"/>
                  <w:szCs w:val="24"/>
                  <w:lang w:val="en-US"/>
                </w:rPr>
              </m:ctrlPr>
            </m:num>
            <m:den>
              <m:rad>
                <m:radPr>
                  <m:degHide m:val="1"/>
                  <m:ctrlPr>
                    <w:rPr>
                      <w:rFonts w:hint="default" w:ascii="Cambria Math" w:hAnsi="Cambria Math"/>
                      <w:i/>
                      <w:sz w:val="24"/>
                      <w:szCs w:val="24"/>
                      <w:lang w:val="en-US"/>
                    </w:rPr>
                  </m:ctrlPr>
                </m:radPr>
                <m:deg>
                  <m:ctrlPr>
                    <w:rPr>
                      <w:rFonts w:hint="default" w:ascii="Cambria Math" w:hAnsi="Cambria Math"/>
                      <w:i/>
                      <w:sz w:val="24"/>
                      <w:szCs w:val="24"/>
                      <w:lang w:val="en-US"/>
                    </w:rPr>
                  </m:ctrlPr>
                </m:deg>
                <m:e>
                  <m:r>
                    <m:rPr/>
                    <w:rPr>
                      <w:rFonts w:hint="default" w:ascii="Cambria Math" w:hAnsi="Cambria Math"/>
                      <w:sz w:val="24"/>
                      <w:szCs w:val="24"/>
                      <w:lang w:val="en-US" w:eastAsia="zh-CN"/>
                    </w:rPr>
                    <m:t>MN</m:t>
                  </m:r>
                  <m:ctrlPr>
                    <w:rPr>
                      <w:rFonts w:hint="default" w:ascii="Cambria Math" w:hAnsi="Cambria Math"/>
                      <w:i/>
                      <w:sz w:val="24"/>
                      <w:szCs w:val="24"/>
                      <w:lang w:val="en-US"/>
                    </w:rPr>
                  </m:ctrlPr>
                </m:e>
              </m:rad>
              <m:ctrlPr>
                <w:rPr>
                  <w:rFonts w:hint="default" w:ascii="Cambria Math" w:hAnsi="Cambria Math"/>
                  <w:i/>
                  <w:sz w:val="24"/>
                  <w:szCs w:val="24"/>
                  <w:lang w:val="en-US"/>
                </w:rPr>
              </m:ctrlPr>
            </m:den>
          </m:f>
          <m:nary>
            <m:naryPr>
              <m:chr m:val="∑"/>
              <m:limLoc m:val="undOvr"/>
              <m:ctrlPr>
                <w:rPr>
                  <w:rFonts w:hint="default" w:ascii="Cambria Math" w:hAnsi="Cambria Math"/>
                  <w:i/>
                  <w:sz w:val="24"/>
                  <w:szCs w:val="24"/>
                  <w:lang w:val="en-US"/>
                </w:rPr>
              </m:ctrlPr>
            </m:naryPr>
            <m:sub>
              <m:r>
                <m:rPr/>
                <w:rPr>
                  <w:rFonts w:hint="default" w:ascii="Cambria Math" w:hAnsi="Cambria Math"/>
                  <w:sz w:val="24"/>
                  <w:szCs w:val="24"/>
                  <w:lang w:val="en-US" w:eastAsia="zh-CN"/>
                </w:rPr>
                <m:t>x=0</m:t>
              </m:r>
              <m:ctrlPr>
                <w:rPr>
                  <w:rFonts w:hint="default" w:ascii="Cambria Math" w:hAnsi="Cambria Math"/>
                  <w:i/>
                  <w:sz w:val="24"/>
                  <w:szCs w:val="24"/>
                  <w:lang w:val="en-US"/>
                </w:rPr>
              </m:ctrlPr>
            </m:sub>
            <m:sup>
              <m:r>
                <m:rPr/>
                <w:rPr>
                  <w:rFonts w:hint="default" w:ascii="Cambria Math" w:hAnsi="Cambria Math"/>
                  <w:sz w:val="24"/>
                  <w:szCs w:val="24"/>
                  <w:lang w:val="en-US" w:eastAsia="zh-CN"/>
                </w:rPr>
                <m:t>M−1</m:t>
              </m:r>
              <m:ctrlPr>
                <w:rPr>
                  <w:rFonts w:hint="default" w:ascii="Cambria Math" w:hAnsi="Cambria Math"/>
                  <w:i/>
                  <w:sz w:val="24"/>
                  <w:szCs w:val="24"/>
                  <w:lang w:val="en-US"/>
                </w:rPr>
              </m:ctrlPr>
            </m:sup>
            <m:e>
              <m:nary>
                <m:naryPr>
                  <m:chr m:val="∑"/>
                  <m:limLoc m:val="undOvr"/>
                  <m:ctrlPr>
                    <w:rPr>
                      <w:rFonts w:hint="default" w:ascii="Cambria Math" w:hAnsi="Cambria Math"/>
                      <w:i/>
                      <w:sz w:val="24"/>
                      <w:szCs w:val="24"/>
                      <w:lang w:val="en-US"/>
                    </w:rPr>
                  </m:ctrlPr>
                </m:naryPr>
                <m:sub>
                  <m:r>
                    <m:rPr/>
                    <w:rPr>
                      <w:rFonts w:hint="default" w:ascii="Cambria Math" w:hAnsi="Cambria Math"/>
                      <w:sz w:val="24"/>
                      <w:szCs w:val="24"/>
                      <w:lang w:val="en-US" w:eastAsia="zh-CN"/>
                    </w:rPr>
                    <m:t>y=0</m:t>
                  </m:r>
                  <m:ctrlPr>
                    <w:rPr>
                      <w:rFonts w:hint="default" w:ascii="Cambria Math" w:hAnsi="Cambria Math"/>
                      <w:i/>
                      <w:sz w:val="24"/>
                      <w:szCs w:val="24"/>
                      <w:lang w:val="en-US"/>
                    </w:rPr>
                  </m:ctrlPr>
                </m:sub>
                <m:sup>
                  <m:r>
                    <m:rPr/>
                    <w:rPr>
                      <w:rFonts w:hint="default" w:ascii="Cambria Math" w:hAnsi="Cambria Math"/>
                      <w:sz w:val="24"/>
                      <w:szCs w:val="24"/>
                      <w:lang w:val="en-US" w:eastAsia="zh-CN"/>
                    </w:rPr>
                    <m:t>N−1</m:t>
                  </m:r>
                  <m:ctrlPr>
                    <w:rPr>
                      <w:rFonts w:hint="default" w:ascii="Cambria Math" w:hAnsi="Cambria Math"/>
                      <w:i/>
                      <w:sz w:val="24"/>
                      <w:szCs w:val="24"/>
                      <w:lang w:val="en-US"/>
                    </w:rPr>
                  </m:ctrlPr>
                </m:sup>
                <m:e>
                  <m:r>
                    <m:rPr/>
                    <w:rPr>
                      <w:rFonts w:hint="default" w:ascii="Cambria Math" w:hAnsi="Cambria Math"/>
                      <w:sz w:val="24"/>
                      <w:szCs w:val="24"/>
                      <w:lang w:val="en-US" w:eastAsia="zh-CN"/>
                    </w:rPr>
                    <m:t>f</m:t>
                  </m:r>
                  <m:d>
                    <m:dPr>
                      <m:ctrlPr>
                        <w:rPr>
                          <w:rFonts w:hint="default" w:ascii="Cambria Math" w:hAnsi="Cambria Math"/>
                          <w:i/>
                          <w:sz w:val="24"/>
                          <w:szCs w:val="24"/>
                          <w:lang w:val="en-US" w:eastAsia="zh-CN"/>
                        </w:rPr>
                      </m:ctrlPr>
                    </m:dPr>
                    <m:e>
                      <m:r>
                        <m:rPr/>
                        <w:rPr>
                          <w:rFonts w:hint="default" w:ascii="Cambria Math" w:hAnsi="Cambria Math"/>
                          <w:sz w:val="24"/>
                          <w:szCs w:val="24"/>
                          <w:lang w:val="en-US" w:eastAsia="zh-CN"/>
                        </w:rPr>
                        <m:t>x,y</m:t>
                      </m:r>
                      <m:ctrlPr>
                        <w:rPr>
                          <w:rFonts w:hint="default" w:ascii="Cambria Math" w:hAnsi="Cambria Math"/>
                          <w:i/>
                          <w:sz w:val="24"/>
                          <w:szCs w:val="24"/>
                          <w:lang w:val="en-US" w:eastAsia="zh-CN"/>
                        </w:rPr>
                      </m:ctrlPr>
                    </m:e>
                  </m:d>
                  <m:ctrlPr>
                    <w:rPr>
                      <w:rFonts w:hint="default" w:ascii="Cambria Math" w:hAnsi="Cambria Math"/>
                      <w:i/>
                      <w:sz w:val="24"/>
                      <w:szCs w:val="24"/>
                      <w:lang w:val="en-US"/>
                    </w:rPr>
                  </m:ctrlPr>
                </m:e>
              </m:nary>
              <m:ctrlPr>
                <w:rPr>
                  <w:rFonts w:hint="default" w:ascii="Cambria Math" w:hAnsi="Cambria Math"/>
                  <w:i/>
                  <w:sz w:val="24"/>
                  <w:szCs w:val="24"/>
                  <w:lang w:val="en-US"/>
                </w:rPr>
              </m:ctrlPr>
            </m:e>
          </m:nary>
          <m:sSub>
            <m:sSubPr>
              <m:ctrlPr>
                <w:rPr>
                  <w:rFonts w:hint="default" w:ascii="Cambria Math" w:hAnsi="Cambria Math"/>
                  <w:i/>
                  <w:sz w:val="24"/>
                  <w:szCs w:val="24"/>
                  <w:lang w:val="en-US"/>
                </w:rPr>
              </m:ctrlPr>
            </m:sSubPr>
            <m:e>
              <m:r>
                <m:rPr>
                  <m:sty m:val="p"/>
                </m:rPr>
                <w:rPr>
                  <w:rFonts w:ascii="Cambria Math" w:hAnsi="Cambria Math"/>
                  <w:sz w:val="24"/>
                  <w:szCs w:val="24"/>
                  <w:lang w:val="en-US"/>
                </w:rPr>
                <m:t>φ</m:t>
              </m:r>
              <m:ctrlPr>
                <w:rPr>
                  <w:rFonts w:hint="default" w:ascii="Cambria Math" w:hAnsi="Cambria Math"/>
                  <w:i/>
                  <w:sz w:val="24"/>
                  <w:szCs w:val="24"/>
                  <w:lang w:val="en-US"/>
                </w:rPr>
              </m:ctrlPr>
            </m:e>
            <m:sub>
              <m:sSub>
                <m:sSubPr>
                  <m:ctrlPr>
                    <w:rPr>
                      <w:rFonts w:hint="default" w:ascii="Cambria Math" w:hAnsi="Cambria Math"/>
                      <w:i/>
                      <w:sz w:val="24"/>
                      <w:szCs w:val="24"/>
                      <w:lang w:val="en-US"/>
                    </w:rPr>
                  </m:ctrlPr>
                </m:sSubPr>
                <m:e>
                  <m:r>
                    <m:rPr/>
                    <w:rPr>
                      <w:rFonts w:hint="default" w:ascii="Cambria Math" w:hAnsi="Cambria Math"/>
                      <w:sz w:val="24"/>
                      <w:szCs w:val="24"/>
                      <w:lang w:val="en-US"/>
                    </w:rPr>
                    <m:t>j</m:t>
                  </m:r>
                  <m:ctrlPr>
                    <w:rPr>
                      <w:rFonts w:hint="default" w:ascii="Cambria Math" w:hAnsi="Cambria Math"/>
                      <w:i/>
                      <w:sz w:val="24"/>
                      <w:szCs w:val="24"/>
                      <w:lang w:val="en-US"/>
                    </w:rPr>
                  </m:ctrlPr>
                </m:e>
                <m:sub>
                  <m:r>
                    <m:rPr/>
                    <w:rPr>
                      <w:rFonts w:hint="default" w:ascii="Cambria Math" w:hAnsi="Cambria Math"/>
                      <w:sz w:val="24"/>
                      <w:szCs w:val="24"/>
                      <w:lang w:val="en-US"/>
                    </w:rPr>
                    <m:t>0</m:t>
                  </m:r>
                  <m:ctrlPr>
                    <w:rPr>
                      <w:rFonts w:hint="default" w:ascii="Cambria Math" w:hAnsi="Cambria Math"/>
                      <w:i/>
                      <w:sz w:val="24"/>
                      <w:szCs w:val="24"/>
                      <w:lang w:val="en-US"/>
                    </w:rPr>
                  </m:ctrlPr>
                </m:sub>
              </m:sSub>
              <m:r>
                <m:rPr/>
                <w:rPr>
                  <w:rFonts w:hint="default" w:ascii="Cambria Math" w:hAnsi="Cambria Math"/>
                  <w:sz w:val="24"/>
                  <w:szCs w:val="24"/>
                  <w:lang w:val="en-US" w:eastAsia="zh-CN"/>
                </w:rPr>
                <m:t>,m,n</m:t>
              </m:r>
              <m:ctrlPr>
                <w:rPr>
                  <w:rFonts w:hint="default" w:ascii="Cambria Math" w:hAnsi="Cambria Math"/>
                  <w:i/>
                  <w:sz w:val="24"/>
                  <w:szCs w:val="24"/>
                  <w:lang w:val="en-US"/>
                </w:rPr>
              </m:ctrlPr>
            </m:sub>
          </m:sSub>
          <m:d>
            <m:dPr>
              <m:ctrlPr>
                <w:rPr>
                  <w:rFonts w:hint="default" w:ascii="Cambria Math" w:hAnsi="Cambria Math"/>
                  <w:i/>
                  <w:sz w:val="24"/>
                  <w:szCs w:val="24"/>
                  <w:lang w:val="en-US"/>
                </w:rPr>
              </m:ctrlPr>
            </m:dPr>
            <m:e>
              <m:r>
                <m:rPr/>
                <w:rPr>
                  <w:rFonts w:hint="default" w:ascii="Cambria Math" w:hAnsi="Cambria Math"/>
                  <w:sz w:val="24"/>
                  <w:szCs w:val="24"/>
                  <w:lang w:val="en-US" w:eastAsia="zh-CN"/>
                </w:rPr>
                <m:t>x,y</m:t>
              </m:r>
              <m:ctrlPr>
                <w:rPr>
                  <w:rFonts w:hint="default" w:ascii="Cambria Math" w:hAnsi="Cambria Math"/>
                  <w:i/>
                  <w:sz w:val="24"/>
                  <w:szCs w:val="24"/>
                  <w:lang w:val="en-US"/>
                </w:rPr>
              </m:ctrlPr>
            </m:e>
          </m:d>
        </m:oMath>
      </m:oMathPara>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hAnsi="Cambria Math"/>
          <w:i w:val="0"/>
          <w:sz w:val="24"/>
          <w:szCs w:val="24"/>
          <w:lang w:val="en-US"/>
        </w:rPr>
      </w:pPr>
      <m:oMath>
        <m:sSubSup>
          <m:sSubSupPr>
            <m:ctrlPr>
              <w:rPr>
                <w:rFonts w:hint="default" w:ascii="Cambria Math" w:hAnsi="Cambria Math"/>
                <w:i/>
                <w:sz w:val="24"/>
                <w:szCs w:val="24"/>
                <w:lang w:val="en-US"/>
              </w:rPr>
            </m:ctrlPr>
          </m:sSubSupPr>
          <m:e>
            <m:r>
              <m:rPr/>
              <w:rPr>
                <w:rFonts w:hint="default" w:ascii="Cambria Math" w:hAnsi="Cambria Math"/>
                <w:sz w:val="24"/>
                <w:szCs w:val="24"/>
                <w:lang w:val="en-US" w:eastAsia="zh-CN"/>
              </w:rPr>
              <m:t>W</m:t>
            </m:r>
            <m:ctrlPr>
              <w:rPr>
                <w:rFonts w:hint="default" w:ascii="Cambria Math" w:hAnsi="Cambria Math"/>
                <w:i/>
                <w:sz w:val="24"/>
                <w:szCs w:val="24"/>
                <w:lang w:val="en-US"/>
              </w:rPr>
            </m:ctrlPr>
          </m:e>
          <m:sub>
            <m:r>
              <m:rPr/>
              <w:rPr>
                <w:rFonts w:hint="default" w:ascii="Cambria Math" w:hAnsi="Cambria Math"/>
                <w:sz w:val="24"/>
                <w:szCs w:val="24"/>
                <w:lang w:val="en-US"/>
              </w:rPr>
              <m:t>Ψ</m:t>
            </m:r>
            <m:ctrlPr>
              <w:rPr>
                <w:rFonts w:hint="default" w:ascii="Cambria Math" w:hAnsi="Cambria Math"/>
                <w:i/>
                <w:sz w:val="24"/>
                <w:szCs w:val="24"/>
                <w:lang w:val="en-US"/>
              </w:rPr>
            </m:ctrlPr>
          </m:sub>
          <m:sup>
            <m:r>
              <m:rPr/>
              <w:rPr>
                <w:rFonts w:hint="default" w:ascii="Cambria Math" w:hAnsi="Cambria Math"/>
                <w:sz w:val="24"/>
                <w:szCs w:val="24"/>
                <w:lang w:val="en-US"/>
              </w:rPr>
              <m:t>i</m:t>
            </m:r>
            <m:ctrlPr>
              <w:rPr>
                <w:rFonts w:hint="default" w:ascii="Cambria Math" w:hAnsi="Cambria Math"/>
                <w:i/>
                <w:sz w:val="24"/>
                <w:szCs w:val="24"/>
                <w:lang w:val="en-US"/>
              </w:rPr>
            </m:ctrlPr>
          </m:sup>
        </m:sSubSup>
        <m:d>
          <m:dPr>
            <m:ctrlPr>
              <w:rPr>
                <w:rFonts w:ascii="Cambria Math" w:hAnsi="Cambria Math"/>
                <w:i/>
                <w:sz w:val="24"/>
                <w:szCs w:val="24"/>
                <w:lang w:val="en-US"/>
              </w:rPr>
            </m:ctrlPr>
          </m:dPr>
          <m:e>
            <m:r>
              <m:rPr/>
              <w:rPr>
                <w:rFonts w:hint="default" w:ascii="Cambria Math" w:hAnsi="Cambria Math"/>
                <w:sz w:val="24"/>
                <w:szCs w:val="24"/>
                <w:lang w:val="en-US"/>
              </w:rPr>
              <m:t>j</m:t>
            </m:r>
            <m:r>
              <m:rPr/>
              <w:rPr>
                <w:rFonts w:hint="default" w:ascii="Cambria Math" w:hAnsi="Cambria Math"/>
                <w:sz w:val="24"/>
                <w:szCs w:val="24"/>
                <w:lang w:val="en-US" w:eastAsia="zh-CN"/>
              </w:rPr>
              <m:t>,m,n</m:t>
            </m:r>
            <m:ctrlPr>
              <w:rPr>
                <w:rFonts w:ascii="Cambria Math" w:hAnsi="Cambria Math"/>
                <w:i/>
                <w:sz w:val="24"/>
                <w:szCs w:val="24"/>
                <w:lang w:val="en-US"/>
              </w:rPr>
            </m:ctrlPr>
          </m:e>
        </m:d>
        <m:r>
          <m:rPr/>
          <w:rPr>
            <w:rFonts w:hint="default" w:ascii="Cambria Math" w:hAnsi="Cambria Math"/>
            <w:sz w:val="24"/>
            <w:szCs w:val="24"/>
            <w:lang w:val="en-US"/>
          </w:rPr>
          <m:t>=</m:t>
        </m:r>
        <m:f>
          <m:fPr>
            <m:ctrlPr>
              <w:rPr>
                <w:rFonts w:hint="default" w:ascii="Cambria Math" w:hAnsi="Cambria Math"/>
                <w:i/>
                <w:sz w:val="24"/>
                <w:szCs w:val="24"/>
                <w:lang w:val="en-US"/>
              </w:rPr>
            </m:ctrlPr>
          </m:fPr>
          <m:num>
            <m:r>
              <m:rPr/>
              <w:rPr>
                <w:rFonts w:hint="default" w:ascii="Cambria Math" w:hAnsi="Cambria Math"/>
                <w:sz w:val="24"/>
                <w:szCs w:val="24"/>
                <w:lang w:val="en-US"/>
              </w:rPr>
              <m:t>1</m:t>
            </m:r>
            <m:ctrlPr>
              <w:rPr>
                <w:rFonts w:hint="default" w:ascii="Cambria Math" w:hAnsi="Cambria Math"/>
                <w:i/>
                <w:sz w:val="24"/>
                <w:szCs w:val="24"/>
                <w:lang w:val="en-US"/>
              </w:rPr>
            </m:ctrlPr>
          </m:num>
          <m:den>
            <m:rad>
              <m:radPr>
                <m:degHide m:val="1"/>
                <m:ctrlPr>
                  <w:rPr>
                    <w:rFonts w:hint="default" w:ascii="Cambria Math" w:hAnsi="Cambria Math"/>
                    <w:i/>
                    <w:sz w:val="24"/>
                    <w:szCs w:val="24"/>
                    <w:lang w:val="en-US"/>
                  </w:rPr>
                </m:ctrlPr>
              </m:radPr>
              <m:deg>
                <m:ctrlPr>
                  <w:rPr>
                    <w:rFonts w:hint="default" w:ascii="Cambria Math" w:hAnsi="Cambria Math"/>
                    <w:i/>
                    <w:sz w:val="24"/>
                    <w:szCs w:val="24"/>
                    <w:lang w:val="en-US"/>
                  </w:rPr>
                </m:ctrlPr>
              </m:deg>
              <m:e>
                <m:r>
                  <m:rPr/>
                  <w:rPr>
                    <w:rFonts w:hint="default" w:ascii="Cambria Math" w:hAnsi="Cambria Math"/>
                    <w:sz w:val="24"/>
                    <w:szCs w:val="24"/>
                    <w:lang w:val="en-US" w:eastAsia="zh-CN"/>
                  </w:rPr>
                  <m:t>MN</m:t>
                </m:r>
                <m:ctrlPr>
                  <w:rPr>
                    <w:rFonts w:hint="default" w:ascii="Cambria Math" w:hAnsi="Cambria Math"/>
                    <w:i/>
                    <w:sz w:val="24"/>
                    <w:szCs w:val="24"/>
                    <w:lang w:val="en-US"/>
                  </w:rPr>
                </m:ctrlPr>
              </m:e>
            </m:rad>
            <m:ctrlPr>
              <w:rPr>
                <w:rFonts w:hint="default" w:ascii="Cambria Math" w:hAnsi="Cambria Math"/>
                <w:i/>
                <w:sz w:val="24"/>
                <w:szCs w:val="24"/>
                <w:lang w:val="en-US"/>
              </w:rPr>
            </m:ctrlPr>
          </m:den>
        </m:f>
        <m:nary>
          <m:naryPr>
            <m:chr m:val="∑"/>
            <m:limLoc m:val="undOvr"/>
            <m:ctrlPr>
              <w:rPr>
                <w:rFonts w:hint="default" w:ascii="Cambria Math" w:hAnsi="Cambria Math"/>
                <w:i/>
                <w:sz w:val="24"/>
                <w:szCs w:val="24"/>
                <w:lang w:val="en-US"/>
              </w:rPr>
            </m:ctrlPr>
          </m:naryPr>
          <m:sub>
            <m:r>
              <m:rPr/>
              <w:rPr>
                <w:rFonts w:hint="default" w:ascii="Cambria Math" w:hAnsi="Cambria Math"/>
                <w:sz w:val="24"/>
                <w:szCs w:val="24"/>
                <w:lang w:val="en-US" w:eastAsia="zh-CN"/>
              </w:rPr>
              <m:t>x=0</m:t>
            </m:r>
            <m:ctrlPr>
              <w:rPr>
                <w:rFonts w:hint="default" w:ascii="Cambria Math" w:hAnsi="Cambria Math"/>
                <w:i/>
                <w:sz w:val="24"/>
                <w:szCs w:val="24"/>
                <w:lang w:val="en-US"/>
              </w:rPr>
            </m:ctrlPr>
          </m:sub>
          <m:sup>
            <m:r>
              <m:rPr/>
              <w:rPr>
                <w:rFonts w:hint="default" w:ascii="Cambria Math" w:hAnsi="Cambria Math"/>
                <w:sz w:val="24"/>
                <w:szCs w:val="24"/>
                <w:lang w:val="en-US" w:eastAsia="zh-CN"/>
              </w:rPr>
              <m:t>M−1</m:t>
            </m:r>
            <m:ctrlPr>
              <w:rPr>
                <w:rFonts w:hint="default" w:ascii="Cambria Math" w:hAnsi="Cambria Math"/>
                <w:i/>
                <w:sz w:val="24"/>
                <w:szCs w:val="24"/>
                <w:lang w:val="en-US"/>
              </w:rPr>
            </m:ctrlPr>
          </m:sup>
          <m:e>
            <m:nary>
              <m:naryPr>
                <m:chr m:val="∑"/>
                <m:limLoc m:val="undOvr"/>
                <m:ctrlPr>
                  <w:rPr>
                    <w:rFonts w:hint="default" w:ascii="Cambria Math" w:hAnsi="Cambria Math"/>
                    <w:i/>
                    <w:sz w:val="24"/>
                    <w:szCs w:val="24"/>
                    <w:lang w:val="en-US"/>
                  </w:rPr>
                </m:ctrlPr>
              </m:naryPr>
              <m:sub>
                <m:r>
                  <m:rPr/>
                  <w:rPr>
                    <w:rFonts w:hint="default" w:ascii="Cambria Math" w:hAnsi="Cambria Math"/>
                    <w:sz w:val="24"/>
                    <w:szCs w:val="24"/>
                    <w:lang w:val="en-US" w:eastAsia="zh-CN"/>
                  </w:rPr>
                  <m:t>y=0</m:t>
                </m:r>
                <m:ctrlPr>
                  <w:rPr>
                    <w:rFonts w:hint="default" w:ascii="Cambria Math" w:hAnsi="Cambria Math"/>
                    <w:i/>
                    <w:sz w:val="24"/>
                    <w:szCs w:val="24"/>
                    <w:lang w:val="en-US"/>
                  </w:rPr>
                </m:ctrlPr>
              </m:sub>
              <m:sup>
                <m:r>
                  <m:rPr/>
                  <w:rPr>
                    <w:rFonts w:hint="default" w:ascii="Cambria Math" w:hAnsi="Cambria Math"/>
                    <w:sz w:val="24"/>
                    <w:szCs w:val="24"/>
                    <w:lang w:val="en-US" w:eastAsia="zh-CN"/>
                  </w:rPr>
                  <m:t>N−1</m:t>
                </m:r>
                <m:ctrlPr>
                  <w:rPr>
                    <w:rFonts w:hint="default" w:ascii="Cambria Math" w:hAnsi="Cambria Math"/>
                    <w:i/>
                    <w:sz w:val="24"/>
                    <w:szCs w:val="24"/>
                    <w:lang w:val="en-US"/>
                  </w:rPr>
                </m:ctrlPr>
              </m:sup>
              <m:e>
                <m:r>
                  <m:rPr/>
                  <w:rPr>
                    <w:rFonts w:hint="default" w:ascii="Cambria Math" w:hAnsi="Cambria Math"/>
                    <w:sz w:val="24"/>
                    <w:szCs w:val="24"/>
                    <w:lang w:val="en-US" w:eastAsia="zh-CN"/>
                  </w:rPr>
                  <m:t>f</m:t>
                </m:r>
                <m:d>
                  <m:dPr>
                    <m:ctrlPr>
                      <w:rPr>
                        <w:rFonts w:hint="default" w:ascii="Cambria Math" w:hAnsi="Cambria Math"/>
                        <w:i/>
                        <w:sz w:val="24"/>
                        <w:szCs w:val="24"/>
                        <w:lang w:val="en-US" w:eastAsia="zh-CN"/>
                      </w:rPr>
                    </m:ctrlPr>
                  </m:dPr>
                  <m:e>
                    <m:r>
                      <m:rPr/>
                      <w:rPr>
                        <w:rFonts w:hint="default" w:ascii="Cambria Math" w:hAnsi="Cambria Math"/>
                        <w:sz w:val="24"/>
                        <w:szCs w:val="24"/>
                        <w:lang w:val="en-US" w:eastAsia="zh-CN"/>
                      </w:rPr>
                      <m:t>x,y</m:t>
                    </m:r>
                    <m:ctrlPr>
                      <w:rPr>
                        <w:rFonts w:hint="default" w:ascii="Cambria Math" w:hAnsi="Cambria Math"/>
                        <w:i/>
                        <w:sz w:val="24"/>
                        <w:szCs w:val="24"/>
                        <w:lang w:val="en-US" w:eastAsia="zh-CN"/>
                      </w:rPr>
                    </m:ctrlPr>
                  </m:e>
                </m:d>
                <m:ctrlPr>
                  <w:rPr>
                    <w:rFonts w:hint="default" w:ascii="Cambria Math" w:hAnsi="Cambria Math"/>
                    <w:i/>
                    <w:sz w:val="24"/>
                    <w:szCs w:val="24"/>
                    <w:lang w:val="en-US"/>
                  </w:rPr>
                </m:ctrlPr>
              </m:e>
            </m:nary>
            <m:ctrlPr>
              <w:rPr>
                <w:rFonts w:hint="default" w:ascii="Cambria Math" w:hAnsi="Cambria Math"/>
                <w:i/>
                <w:sz w:val="24"/>
                <w:szCs w:val="24"/>
                <w:lang w:val="en-US"/>
              </w:rPr>
            </m:ctrlPr>
          </m:e>
        </m:nary>
        <m:sSubSup>
          <m:sSubSupPr>
            <m:ctrlPr>
              <w:rPr>
                <w:rFonts w:hint="default" w:ascii="Cambria Math" w:hAnsi="Cambria Math"/>
                <w:i/>
                <w:sz w:val="24"/>
                <w:szCs w:val="24"/>
                <w:lang w:val="en-US"/>
              </w:rPr>
            </m:ctrlPr>
          </m:sSubSupPr>
          <m:e>
            <m:r>
              <m:rPr/>
              <w:rPr>
                <w:rFonts w:hint="default" w:ascii="Cambria Math" w:hAnsi="Cambria Math"/>
                <w:sz w:val="24"/>
                <w:szCs w:val="24"/>
                <w:lang w:val="en-US"/>
              </w:rPr>
              <m:t>Ψ</m:t>
            </m:r>
            <m:ctrlPr>
              <w:rPr>
                <w:rFonts w:hint="default" w:ascii="Cambria Math" w:hAnsi="Cambria Math"/>
                <w:i/>
                <w:sz w:val="24"/>
                <w:szCs w:val="24"/>
                <w:lang w:val="en-US"/>
              </w:rPr>
            </m:ctrlPr>
          </m:e>
          <m:sub>
            <m:sSub>
              <m:sSubPr>
                <m:ctrlPr>
                  <w:rPr>
                    <w:rFonts w:hint="default" w:ascii="Cambria Math" w:hAnsi="Cambria Math"/>
                    <w:i/>
                    <w:sz w:val="24"/>
                    <w:szCs w:val="24"/>
                    <w:lang w:val="en-US"/>
                  </w:rPr>
                </m:ctrlPr>
              </m:sSubPr>
              <m:e>
                <m:r>
                  <m:rPr/>
                  <w:rPr>
                    <w:rFonts w:hint="default" w:ascii="Cambria Math" w:hAnsi="Cambria Math"/>
                    <w:sz w:val="24"/>
                    <w:szCs w:val="24"/>
                    <w:lang w:val="en-US"/>
                  </w:rPr>
                  <m:t>j</m:t>
                </m:r>
                <m:ctrlPr>
                  <w:rPr>
                    <w:rFonts w:hint="default" w:ascii="Cambria Math" w:hAnsi="Cambria Math"/>
                    <w:i/>
                    <w:sz w:val="24"/>
                    <w:szCs w:val="24"/>
                    <w:lang w:val="en-US"/>
                  </w:rPr>
                </m:ctrlPr>
              </m:e>
              <m:sub>
                <m:r>
                  <m:rPr/>
                  <w:rPr>
                    <w:rFonts w:hint="default" w:ascii="Cambria Math" w:hAnsi="Cambria Math"/>
                    <w:sz w:val="24"/>
                    <w:szCs w:val="24"/>
                    <w:lang w:val="en-US"/>
                  </w:rPr>
                  <m:t>0</m:t>
                </m:r>
                <m:ctrlPr>
                  <w:rPr>
                    <w:rFonts w:hint="default" w:ascii="Cambria Math" w:hAnsi="Cambria Math"/>
                    <w:i/>
                    <w:sz w:val="24"/>
                    <w:szCs w:val="24"/>
                    <w:lang w:val="en-US"/>
                  </w:rPr>
                </m:ctrlPr>
              </m:sub>
            </m:sSub>
            <m:r>
              <m:rPr/>
              <w:rPr>
                <w:rFonts w:hint="default" w:ascii="Cambria Math" w:hAnsi="Cambria Math"/>
                <w:sz w:val="24"/>
                <w:szCs w:val="24"/>
                <w:lang w:val="en-US"/>
              </w:rPr>
              <m:t>,</m:t>
            </m:r>
            <m:r>
              <m:rPr/>
              <w:rPr>
                <w:rFonts w:hint="default" w:ascii="Cambria Math" w:hAnsi="Cambria Math"/>
                <w:sz w:val="24"/>
                <w:szCs w:val="24"/>
                <w:lang w:val="en-US" w:eastAsia="zh-CN"/>
              </w:rPr>
              <m:t>m,n</m:t>
            </m:r>
            <m:ctrlPr>
              <w:rPr>
                <w:rFonts w:hint="default" w:ascii="Cambria Math" w:hAnsi="Cambria Math"/>
                <w:i/>
                <w:sz w:val="24"/>
                <w:szCs w:val="24"/>
                <w:lang w:val="en-US"/>
              </w:rPr>
            </m:ctrlPr>
          </m:sub>
          <m:sup>
            <m:r>
              <m:rPr/>
              <w:rPr>
                <w:rFonts w:hint="default" w:ascii="Cambria Math" w:hAnsi="Cambria Math"/>
                <w:sz w:val="24"/>
                <w:szCs w:val="24"/>
                <w:lang w:val="en-US"/>
              </w:rPr>
              <m:t>i</m:t>
            </m:r>
            <m:ctrlPr>
              <w:rPr>
                <w:rFonts w:hint="default" w:ascii="Cambria Math" w:hAnsi="Cambria Math"/>
                <w:i/>
                <w:sz w:val="24"/>
                <w:szCs w:val="24"/>
                <w:lang w:val="en-US"/>
              </w:rPr>
            </m:ctrlPr>
          </m:sup>
        </m:sSubSup>
        <m:d>
          <m:dPr>
            <m:ctrlPr>
              <w:rPr>
                <w:rFonts w:hint="default" w:ascii="Cambria Math" w:hAnsi="Cambria Math"/>
                <w:i/>
                <w:sz w:val="24"/>
                <w:szCs w:val="24"/>
                <w:lang w:val="en-US"/>
              </w:rPr>
            </m:ctrlPr>
          </m:dPr>
          <m:e>
            <m:r>
              <m:rPr/>
              <w:rPr>
                <w:rFonts w:hint="default" w:ascii="Cambria Math" w:hAnsi="Cambria Math"/>
                <w:sz w:val="24"/>
                <w:szCs w:val="24"/>
                <w:lang w:val="en-US" w:eastAsia="zh-CN"/>
              </w:rPr>
              <m:t>x,y</m:t>
            </m:r>
            <m:ctrlPr>
              <w:rPr>
                <w:rFonts w:hint="default" w:ascii="Cambria Math" w:hAnsi="Cambria Math"/>
                <w:i/>
                <w:sz w:val="24"/>
                <w:szCs w:val="24"/>
                <w:lang w:val="en-US"/>
              </w:rPr>
            </m:ctrlPr>
          </m:e>
        </m:d>
        <m:r>
          <m:rPr/>
          <w:rPr>
            <w:rFonts w:hint="default" w:ascii="Cambria Math" w:hAnsi="Cambria Math"/>
            <w:sz w:val="24"/>
            <w:szCs w:val="24"/>
            <w:lang w:val="en-US" w:eastAsia="zh-CN"/>
          </w:rPr>
          <m:t>,</m:t>
        </m:r>
        <m:r>
          <m:rPr/>
          <w:rPr>
            <w:rFonts w:hint="default" w:ascii="Cambria Math" w:hAnsi="Cambria Math"/>
            <w:sz w:val="24"/>
            <w:szCs w:val="24"/>
            <w:lang w:val="en-US"/>
          </w:rPr>
          <m:t>i</m:t>
        </m:r>
        <m:r>
          <m:rPr>
            <m:sty m:val="p"/>
          </m:rPr>
          <w:rPr>
            <w:rFonts w:hint="default" w:hAnsi="Cambria Math"/>
            <w:sz w:val="24"/>
            <w:szCs w:val="24"/>
            <w:lang w:val="en-US"/>
          </w:rPr>
          <m:t xml:space="preserve"> =</m:t>
        </m:r>
        <m:r>
          <m:rPr/>
          <w:rPr>
            <w:rFonts w:hint="default" w:ascii="Cambria Math" w:hAnsi="Cambria Math"/>
            <w:sz w:val="24"/>
            <w:szCs w:val="24"/>
            <w:lang w:val="en-US" w:eastAsia="zh-CN"/>
          </w:rPr>
          <m:t xml:space="preserve"> </m:t>
        </m:r>
        <m:d>
          <m:dPr>
            <m:begChr m:val="{"/>
            <m:endChr m:val="}"/>
            <m:ctrlPr>
              <w:rPr>
                <w:rFonts w:hint="default" w:ascii="Cambria Math" w:hAnsi="Cambria Math"/>
                <w:i/>
                <w:sz w:val="24"/>
                <w:szCs w:val="24"/>
                <w:lang w:val="en-US" w:eastAsia="zh-CN"/>
              </w:rPr>
            </m:ctrlPr>
          </m:dPr>
          <m:e>
            <m:r>
              <m:rPr/>
              <w:rPr>
                <w:rFonts w:hint="default" w:ascii="Cambria Math" w:hAnsi="Cambria Math"/>
                <w:sz w:val="24"/>
                <w:szCs w:val="24"/>
                <w:lang w:val="en-US" w:eastAsia="zh-CN"/>
              </w:rPr>
              <m:t>H,V,D</m:t>
            </m:r>
            <m:ctrlPr>
              <w:rPr>
                <w:rFonts w:hint="default" w:ascii="Cambria Math" w:hAnsi="Cambria Math"/>
                <w:i/>
                <w:sz w:val="24"/>
                <w:szCs w:val="24"/>
                <w:lang w:val="en-US" w:eastAsia="zh-CN"/>
              </w:rPr>
            </m:ctrlPr>
          </m:e>
        </m:d>
      </m:oMath>
      <w:r>
        <w:rPr>
          <w:rFonts w:hint="default" w:hAnsi="Cambria Math"/>
          <w:i w:val="0"/>
          <w:sz w:val="24"/>
          <w:szCs w:val="24"/>
          <w:lang w:val="en-US"/>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最终得到4个1/4大小的输出子图：</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m:sty m:val="p"/>
              </m:rPr>
              <w:rPr>
                <w:rFonts w:ascii="Cambria Math" w:hAnsi="Cambria Math"/>
                <w:sz w:val="24"/>
                <w:szCs w:val="24"/>
                <w:lang w:val="en-US"/>
              </w:rPr>
              <m:t>φ</m:t>
            </m:r>
            <m:ctrlPr>
              <w:rPr>
                <w:rFonts w:ascii="Cambria Math" w:hAnsi="Cambria Math"/>
                <w:i/>
                <w:sz w:val="24"/>
                <w:szCs w:val="24"/>
                <w:lang w:val="en-US"/>
              </w:rPr>
            </m:ctrlPr>
          </m:sub>
        </m:sSub>
        <m:r>
          <m:rPr/>
          <w:rPr>
            <w:rFonts w:hint="eastAsia" w:ascii="Cambria Math" w:hAnsi="Cambria Math"/>
            <w:sz w:val="24"/>
            <w:szCs w:val="24"/>
            <w:lang w:val="en-US" w:eastAsia="zh-CN"/>
          </w:rPr>
          <m:t>，</m:t>
        </m:r>
        <m:sSubSup>
          <m:sSubSupPr>
            <m:ctrlPr>
              <w:rPr>
                <w:rFonts w:hint="default" w:ascii="Cambria Math" w:hAnsi="Cambria Math"/>
                <w:i/>
                <w:sz w:val="24"/>
                <w:szCs w:val="24"/>
                <w:lang w:val="en-US"/>
              </w:rPr>
            </m:ctrlPr>
          </m:sSubSupPr>
          <m:e>
            <m:r>
              <m:rPr/>
              <w:rPr>
                <w:rFonts w:hint="default" w:ascii="Cambria Math" w:hAnsi="Cambria Math"/>
                <w:sz w:val="24"/>
                <w:szCs w:val="24"/>
                <w:lang w:val="en-US" w:eastAsia="zh-CN"/>
              </w:rPr>
              <m:t>W</m:t>
            </m:r>
            <m:ctrlPr>
              <w:rPr>
                <w:rFonts w:hint="default" w:ascii="Cambria Math" w:hAnsi="Cambria Math"/>
                <w:i/>
                <w:sz w:val="24"/>
                <w:szCs w:val="24"/>
                <w:lang w:val="en-US"/>
              </w:rPr>
            </m:ctrlPr>
          </m:e>
          <m:sub>
            <m:r>
              <m:rPr/>
              <w:rPr>
                <w:rFonts w:hint="default" w:ascii="Cambria Math" w:hAnsi="Cambria Math"/>
                <w:sz w:val="24"/>
                <w:szCs w:val="24"/>
                <w:lang w:val="en-US"/>
              </w:rPr>
              <m:t>Ψ</m:t>
            </m:r>
            <m:ctrlPr>
              <w:rPr>
                <w:rFonts w:hint="default" w:ascii="Cambria Math" w:hAnsi="Cambria Math"/>
                <w:i/>
                <w:sz w:val="24"/>
                <w:szCs w:val="24"/>
                <w:lang w:val="en-US"/>
              </w:rPr>
            </m:ctrlPr>
          </m:sub>
          <m:sup>
            <m:r>
              <m:rPr/>
              <w:rPr>
                <w:rFonts w:hint="default" w:ascii="Cambria Math" w:hAnsi="Cambria Math"/>
                <w:sz w:val="24"/>
                <w:szCs w:val="24"/>
                <w:lang w:val="en-US" w:eastAsia="zh-CN"/>
              </w:rPr>
              <m:t>H</m:t>
            </m:r>
            <m:ctrlPr>
              <w:rPr>
                <w:rFonts w:hint="default" w:ascii="Cambria Math" w:hAnsi="Cambria Math"/>
                <w:i/>
                <w:sz w:val="24"/>
                <w:szCs w:val="24"/>
                <w:lang w:val="en-US"/>
              </w:rPr>
            </m:ctrlPr>
          </m:sup>
        </m:sSubSup>
        <m:r>
          <m:rPr/>
          <w:rPr>
            <w:rFonts w:hint="eastAsia" w:ascii="Cambria Math" w:hAnsi="Cambria Math"/>
            <w:sz w:val="24"/>
            <w:szCs w:val="24"/>
            <w:lang w:val="en-US" w:eastAsia="zh-CN"/>
          </w:rPr>
          <m:t>，</m:t>
        </m:r>
        <m:sSubSup>
          <m:sSubSupPr>
            <m:ctrlPr>
              <w:rPr>
                <w:rFonts w:hint="default" w:ascii="Cambria Math" w:hAnsi="Cambria Math"/>
                <w:i/>
                <w:sz w:val="24"/>
                <w:szCs w:val="24"/>
                <w:lang w:val="en-US"/>
              </w:rPr>
            </m:ctrlPr>
          </m:sSubSupPr>
          <m:e>
            <m:r>
              <m:rPr/>
              <w:rPr>
                <w:rFonts w:hint="default" w:ascii="Cambria Math" w:hAnsi="Cambria Math"/>
                <w:sz w:val="24"/>
                <w:szCs w:val="24"/>
                <w:lang w:val="en-US" w:eastAsia="zh-CN"/>
              </w:rPr>
              <m:t>W</m:t>
            </m:r>
            <m:ctrlPr>
              <w:rPr>
                <w:rFonts w:hint="default" w:ascii="Cambria Math" w:hAnsi="Cambria Math"/>
                <w:i/>
                <w:sz w:val="24"/>
                <w:szCs w:val="24"/>
                <w:lang w:val="en-US"/>
              </w:rPr>
            </m:ctrlPr>
          </m:e>
          <m:sub>
            <m:r>
              <m:rPr/>
              <w:rPr>
                <w:rFonts w:hint="default" w:ascii="Cambria Math" w:hAnsi="Cambria Math"/>
                <w:sz w:val="24"/>
                <w:szCs w:val="24"/>
                <w:lang w:val="en-US"/>
              </w:rPr>
              <m:t>Ψ</m:t>
            </m:r>
            <m:ctrlPr>
              <w:rPr>
                <w:rFonts w:hint="default" w:ascii="Cambria Math" w:hAnsi="Cambria Math"/>
                <w:i/>
                <w:sz w:val="24"/>
                <w:szCs w:val="24"/>
                <w:lang w:val="en-US"/>
              </w:rPr>
            </m:ctrlPr>
          </m:sub>
          <m:sup>
            <m:r>
              <m:rPr/>
              <w:rPr>
                <w:rFonts w:hint="default" w:ascii="Cambria Math" w:hAnsi="Cambria Math"/>
                <w:sz w:val="24"/>
                <w:szCs w:val="24"/>
                <w:lang w:val="en-US" w:eastAsia="zh-CN"/>
              </w:rPr>
              <m:t>V</m:t>
            </m:r>
            <m:ctrlPr>
              <w:rPr>
                <w:rFonts w:hint="default" w:ascii="Cambria Math" w:hAnsi="Cambria Math"/>
                <w:i/>
                <w:sz w:val="24"/>
                <w:szCs w:val="24"/>
                <w:lang w:val="en-US"/>
              </w:rPr>
            </m:ctrlPr>
          </m:sup>
        </m:sSubSup>
        <m:r>
          <m:rPr/>
          <w:rPr>
            <w:rFonts w:hint="eastAsia" w:ascii="Cambria Math" w:hAnsi="Cambria Math"/>
            <w:sz w:val="24"/>
            <w:szCs w:val="24"/>
            <w:lang w:val="en-US" w:eastAsia="zh-CN"/>
          </w:rPr>
          <m:t>，</m:t>
        </m:r>
        <m:sSubSup>
          <m:sSubSupPr>
            <m:ctrlPr>
              <w:rPr>
                <w:rFonts w:hint="default" w:ascii="Cambria Math" w:hAnsi="Cambria Math"/>
                <w:i/>
                <w:sz w:val="24"/>
                <w:szCs w:val="24"/>
                <w:lang w:val="en-US"/>
              </w:rPr>
            </m:ctrlPr>
          </m:sSubSupPr>
          <m:e>
            <m:r>
              <m:rPr/>
              <w:rPr>
                <w:rFonts w:hint="default" w:ascii="Cambria Math" w:hAnsi="Cambria Math"/>
                <w:sz w:val="24"/>
                <w:szCs w:val="24"/>
                <w:lang w:val="en-US" w:eastAsia="zh-CN"/>
              </w:rPr>
              <m:t>W</m:t>
            </m:r>
            <m:ctrlPr>
              <w:rPr>
                <w:rFonts w:hint="default" w:ascii="Cambria Math" w:hAnsi="Cambria Math"/>
                <w:i/>
                <w:sz w:val="24"/>
                <w:szCs w:val="24"/>
                <w:lang w:val="en-US"/>
              </w:rPr>
            </m:ctrlPr>
          </m:e>
          <m:sub>
            <m:r>
              <m:rPr/>
              <w:rPr>
                <w:rFonts w:hint="default" w:ascii="Cambria Math" w:hAnsi="Cambria Math"/>
                <w:sz w:val="24"/>
                <w:szCs w:val="24"/>
                <w:lang w:val="en-US"/>
              </w:rPr>
              <m:t>Ψ</m:t>
            </m:r>
            <m:ctrlPr>
              <w:rPr>
                <w:rFonts w:hint="default" w:ascii="Cambria Math" w:hAnsi="Cambria Math"/>
                <w:i/>
                <w:sz w:val="24"/>
                <w:szCs w:val="24"/>
                <w:lang w:val="en-US"/>
              </w:rPr>
            </m:ctrlPr>
          </m:sub>
          <m:sup>
            <m:r>
              <m:rPr/>
              <w:rPr>
                <w:rFonts w:hint="default" w:ascii="Cambria Math" w:hAnsi="Cambria Math"/>
                <w:sz w:val="24"/>
                <w:szCs w:val="24"/>
                <w:lang w:val="en-US" w:eastAsia="zh-CN"/>
              </w:rPr>
              <m:t>D</m:t>
            </m:r>
            <m:ctrlPr>
              <w:rPr>
                <w:rFonts w:hint="default" w:ascii="Cambria Math" w:hAnsi="Cambria Math"/>
                <w:i/>
                <w:sz w:val="24"/>
                <w:szCs w:val="24"/>
                <w:lang w:val="en-US"/>
              </w:rPr>
            </m:ctrlPr>
          </m:sup>
        </m:sSubSup>
      </m:oMath>
      <w:r>
        <w:rPr>
          <w:rFonts w:hint="eastAsia" w:hAnsi="Cambria Math"/>
          <w:i w:val="0"/>
          <w:sz w:val="24"/>
          <w:szCs w:val="24"/>
          <w:lang w:val="en-US" w:eastAsia="zh-CN"/>
        </w:rPr>
        <w:t>，</w:t>
      </w:r>
      <w:r>
        <w:rPr>
          <w:rFonts w:hint="eastAsia" w:ascii="华文仿宋" w:hAnsi="华文仿宋" w:eastAsia="华文仿宋"/>
          <w:sz w:val="24"/>
          <w:szCs w:val="24"/>
          <w:lang w:val="en-US" w:eastAsia="zh-CN"/>
        </w:rPr>
        <w:t>分别表示原图近似分量和水平、垂直和对角上的细节分量。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将如上过程替换到残差网络中的第一层池化层中，整体结构如图4所示，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其中两类分量的路线所通过的网络由BasicBlock组成，并之只有在第一层输入输出的维度不同，之后将两路分量合并，然后通过均值池化降维和全连接层输出分</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华文仿宋" w:hAnsi="华文仿宋" w:eastAsia="华文仿宋"/>
          <w:sz w:val="24"/>
          <w:szCs w:val="24"/>
          <w:lang w:val="en-US" w:eastAsia="zh-CN"/>
        </w:rPr>
      </w:pPr>
      <w:r>
        <w:rPr>
          <w:rFonts w:hint="default" w:ascii="华文仿宋" w:hAnsi="华文仿宋" w:eastAsia="华文仿宋"/>
          <w:sz w:val="24"/>
          <w:szCs w:val="24"/>
          <w:lang w:val="en-US" w:eastAsia="zh-CN"/>
        </w:rPr>
        <w:drawing>
          <wp:inline distT="0" distB="0" distL="114300" distR="114300">
            <wp:extent cx="5273040" cy="2778125"/>
            <wp:effectExtent l="0" t="0" r="3810" b="3175"/>
            <wp:docPr id="4" name="图片 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4"/>
                    <pic:cNvPicPr>
                      <a:picLocks noChangeAspect="1"/>
                    </pic:cNvPicPr>
                  </pic:nvPicPr>
                  <pic:blipFill>
                    <a:blip r:embed="rId8"/>
                    <a:stretch>
                      <a:fillRect/>
                    </a:stretch>
                  </pic:blipFill>
                  <pic:spPr>
                    <a:xfrm>
                      <a:off x="0" y="0"/>
                      <a:ext cx="5273040" cy="277812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ins w:id="297" w:author="嶒棚文" w:date="2021-06-12T00:31:38Z">
        <w:r>
          <w:rPr/>
          <w:t>5</w:t>
        </w:r>
      </w:ins>
      <w:r>
        <w:fldChar w:fldCharType="end"/>
      </w:r>
      <w:r>
        <w:rPr>
          <w:rFonts w:hint="eastAsia"/>
          <w:lang w:val="en-US" w:eastAsia="zh-CN"/>
        </w:rPr>
        <w:t xml:space="preserve"> 图示为分类器结构，图像经过离散小波变换并分成近似分量和三个细节分量共两路，然后并行通过神经网络最后合并输出结果</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类结果。图4中的a，b的基本构成单元如图5所示，核心思路是在输出端加入残差项以防止整体网络过深导致的梯度消失的现象。</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2488565" cy="3439160"/>
            <wp:effectExtent l="0" t="0" r="6350" b="8890"/>
            <wp:docPr id="5" name="图片 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5"/>
                    <pic:cNvPicPr>
                      <a:picLocks noChangeAspect="1"/>
                    </pic:cNvPicPr>
                  </pic:nvPicPr>
                  <pic:blipFill>
                    <a:blip r:embed="rId9"/>
                    <a:stretch>
                      <a:fillRect/>
                    </a:stretch>
                  </pic:blipFill>
                  <pic:spPr>
                    <a:xfrm>
                      <a:off x="0" y="0"/>
                      <a:ext cx="2488565" cy="343916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lang w:val="en-US" w:eastAsia="zh-CN"/>
        </w:rPr>
      </w:pPr>
      <w:r>
        <w:t xml:space="preserve">图 </w:t>
      </w:r>
      <w:r>
        <w:fldChar w:fldCharType="begin"/>
      </w:r>
      <w:r>
        <w:instrText xml:space="preserve"> SEQ 图 \* ARABIC </w:instrText>
      </w:r>
      <w:r>
        <w:fldChar w:fldCharType="separate"/>
      </w:r>
      <w:ins w:id="298" w:author="嶒棚文" w:date="2021-06-12T00:31:38Z">
        <w:r>
          <w:rPr/>
          <w:t>6</w:t>
        </w:r>
      </w:ins>
      <w:r>
        <w:fldChar w:fldCharType="end"/>
      </w:r>
      <w:r>
        <w:rPr>
          <w:rFonts w:hint="eastAsia"/>
          <w:lang w:val="en-US" w:eastAsia="zh-CN"/>
        </w:rPr>
        <w:t>. 图示为BasicBlock的基本构成单元，identity分支为残差项并与主干相加</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华文仿宋" w:asciiTheme="majorAscii" w:hAnsiTheme="majorAscii"/>
          <w:b/>
          <w:bCs/>
          <w:sz w:val="36"/>
          <w:szCs w:val="36"/>
          <w:lang w:val="en-US" w:eastAsia="zh-CN"/>
        </w:rPr>
      </w:pPr>
      <w:r>
        <w:rPr>
          <w:rFonts w:hint="eastAsia" w:eastAsia="华文仿宋" w:asciiTheme="majorAscii" w:hAnsiTheme="majorAscii"/>
          <w:b/>
          <w:bCs/>
          <w:sz w:val="36"/>
          <w:szCs w:val="36"/>
          <w:lang w:val="en-US" w:eastAsia="zh-CN"/>
        </w:rPr>
        <w:t>Experiment</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default" w:eastAsia="华文仿宋" w:asciiTheme="majorAscii" w:hAnsiTheme="majorAscii"/>
          <w:b/>
          <w:bCs/>
          <w:sz w:val="36"/>
          <w:szCs w:val="36"/>
          <w:lang w:val="en-US" w:eastAsia="zh-CN"/>
        </w:rPr>
      </w:pPr>
      <w:r>
        <w:rPr>
          <w:rFonts w:hint="eastAsia" w:ascii="华文仿宋" w:hAnsi="华文仿宋" w:eastAsia="华文仿宋"/>
          <w:sz w:val="28"/>
          <w:szCs w:val="28"/>
          <w:lang w:val="en-US" w:eastAsia="zh-CN"/>
        </w:rPr>
        <w:t>a 数据集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我们所有的实验主要分为分割阶段与分类阶段，所有的实验都是使用英特尔CPU和内存为8GB大小的NVIDIA GPU完成，且都是在同一UPJO数据集上进行的。所有所用数据集包含了来自17名门诊病人的3289张超声波图像，并由具备专业医学影响技术的医生采用labelme工具对水和肾脏标记来注释了1850张图像，目前胎儿肾积水的诊断标准使用最多的是胎儿泌尿外科协会(Society of Fetal Urology)制定的先天性肾积水分级系统，其中病理等级分为了</w:t>
      </w:r>
      <w:r>
        <w:rPr>
          <w:rFonts w:ascii="宋体" w:hAnsi="宋体" w:eastAsia="宋体" w:cs="宋体"/>
          <w:sz w:val="24"/>
          <w:szCs w:val="24"/>
        </w:rPr>
        <w:t xml:space="preserve"> </w:t>
      </w:r>
      <w:r>
        <w:rPr>
          <w:rFonts w:hint="eastAsia" w:ascii="华文仿宋" w:hAnsi="华文仿宋" w:eastAsia="华文仿宋"/>
          <w:sz w:val="24"/>
          <w:szCs w:val="24"/>
          <w:lang w:val="en-US" w:eastAsia="zh-CN"/>
        </w:rPr>
        <w:t>的共５级(SFU，０～４级)共5级，并由经验丰富的医生对所有共3289超声波图像级分级。在训练出具备良好准确度的分割网络之后，加入之前未标注的所有剩余图像，经过分割网络，并将分割结果S合并到原图F上，合并算法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Ansi="Cambria Math" w:cstheme="minorBidi"/>
          <w:b w:val="0"/>
          <w:i w:val="0"/>
          <w:kern w:val="2"/>
          <w:sz w:val="24"/>
          <w:szCs w:val="24"/>
          <w:lang w:val="en-US" w:bidi="ar-SA"/>
        </w:rPr>
      </w:pPr>
      <m:oMathPara>
        <m:oMath>
          <m:r>
            <m:rPr>
              <m:sty m:val="p"/>
            </m:rPr>
            <w:rPr>
              <w:rFonts w:hint="default" w:ascii="Cambria Math" w:hAnsi="Cambria Math" w:eastAsia="华文仿宋" w:cstheme="minorBidi"/>
              <w:kern w:val="2"/>
              <w:sz w:val="24"/>
              <w:szCs w:val="24"/>
              <w:lang w:val="en-US" w:eastAsia="zh-CN" w:bidi="ar-SA"/>
            </w:rPr>
            <m:t>O</m:t>
          </m:r>
          <m:r>
            <m:rPr>
              <m:sty m:val="p"/>
            </m:rPr>
            <w:rPr>
              <w:rFonts w:hint="eastAsia" w:ascii="Cambria Math" w:hAnsi="Cambria Math" w:eastAsia="华文仿宋" w:cstheme="minorBidi"/>
              <w:kern w:val="2"/>
              <w:sz w:val="24"/>
              <w:szCs w:val="24"/>
              <w:lang w:val="en-US" w:eastAsia="zh-CN" w:bidi="ar-SA"/>
            </w:rPr>
            <m:t>utput</m:t>
          </m:r>
          <m:r>
            <m:rPr>
              <m:sty m:val="p"/>
            </m:rPr>
            <w:rPr>
              <w:rFonts w:hint="default" w:ascii="Cambria Math" w:hAnsi="Cambria Math" w:eastAsia="华文仿宋" w:cstheme="minorBidi"/>
              <w:kern w:val="2"/>
              <w:sz w:val="24"/>
              <w:szCs w:val="24"/>
              <w:lang w:val="en-US" w:eastAsia="zh-CN" w:bidi="ar-SA"/>
            </w:rPr>
            <m:t xml:space="preserve"> = F</m:t>
          </m:r>
          <m:r>
            <m:rPr>
              <m:sty m:val="p"/>
            </m:rPr>
            <w:rPr>
              <w:rFonts w:hint="eastAsia" w:ascii="Cambria Math" w:hAnsi="Cambria Math" w:eastAsia="华文仿宋" w:cstheme="minorBidi"/>
              <w:kern w:val="2"/>
              <w:sz w:val="24"/>
              <w:szCs w:val="24"/>
              <w:lang w:val="en-US" w:eastAsia="zh-CN" w:bidi="ar-SA"/>
            </w:rPr>
            <m:t>×</m:t>
          </m:r>
          <m:r>
            <m:rPr>
              <m:sty m:val="p"/>
            </m:rPr>
            <w:rPr>
              <w:rFonts w:hint="default" w:ascii="Cambria Math" w:hAnsi="Cambria Math" w:eastAsia="华文仿宋" w:cstheme="minorBidi"/>
              <w:kern w:val="2"/>
              <w:sz w:val="24"/>
              <w:szCs w:val="24"/>
              <w:lang w:val="en-US" w:eastAsia="zh-CN" w:bidi="ar-SA"/>
            </w:rPr>
            <m:t>(1−</m:t>
          </m:r>
          <m:r>
            <m:rPr>
              <m:sty m:val="p"/>
            </m:rPr>
            <w:rPr>
              <w:rFonts w:ascii="Cambria Math" w:hAnsi="Cambria Math" w:cstheme="minorBidi"/>
              <w:kern w:val="2"/>
              <w:sz w:val="24"/>
              <w:szCs w:val="24"/>
              <w:lang w:val="en-US" w:bidi="ar-SA"/>
            </w:rPr>
            <m:t>α</m:t>
          </m:r>
          <m:r>
            <m:rPr>
              <m:sty m:val="p"/>
            </m:rPr>
            <w:rPr>
              <w:rFonts w:hint="default" w:ascii="Cambria Math" w:hAnsi="Cambria Math" w:eastAsia="华文仿宋" w:cstheme="minorBidi"/>
              <w:kern w:val="2"/>
              <w:sz w:val="24"/>
              <w:szCs w:val="24"/>
              <w:lang w:val="en-US" w:eastAsia="zh-CN" w:bidi="ar-SA"/>
            </w:rPr>
            <m:t>)+S</m:t>
          </m:r>
          <m:r>
            <m:rPr>
              <m:sty m:val="p"/>
            </m:rPr>
            <w:rPr>
              <w:rFonts w:hint="eastAsia" w:ascii="Cambria Math" w:hAnsi="Cambria Math" w:eastAsia="华文仿宋" w:cstheme="minorBidi"/>
              <w:kern w:val="2"/>
              <w:sz w:val="24"/>
              <w:szCs w:val="24"/>
              <w:lang w:val="en-US" w:eastAsia="zh-CN" w:bidi="ar-SA"/>
            </w:rPr>
            <m:t>×</m:t>
          </m:r>
          <m:r>
            <m:rPr>
              <m:sty m:val="p"/>
            </m:rPr>
            <w:rPr>
              <w:rFonts w:ascii="Cambria Math" w:hAnsi="Cambria Math" w:cstheme="minorBidi"/>
              <w:kern w:val="2"/>
              <w:sz w:val="24"/>
              <w:szCs w:val="24"/>
              <w:lang w:val="en-US" w:bidi="ar-SA"/>
            </w:rPr>
            <m:t>α</m:t>
          </m:r>
        </m:oMath>
      </m:oMathPara>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我们在实际实验过程中取</w:t>
      </w:r>
      <m:oMath>
        <m:r>
          <m:rPr>
            <m:sty m:val="p"/>
          </m:rPr>
          <w:rPr>
            <w:rFonts w:ascii="Cambria Math" w:hAnsi="Cambria Math" w:cstheme="minorBidi"/>
            <w:kern w:val="2"/>
            <w:sz w:val="24"/>
            <w:szCs w:val="24"/>
            <w:lang w:val="en-US" w:bidi="ar-SA"/>
          </w:rPr>
          <m:t>α</m:t>
        </m:r>
      </m:oMath>
      <w:r>
        <w:rPr>
          <w:rFonts w:hint="eastAsia" w:ascii="华文仿宋" w:hAnsi="华文仿宋" w:eastAsia="华文仿宋"/>
          <w:sz w:val="24"/>
          <w:szCs w:val="24"/>
          <w:lang w:val="en-US" w:eastAsia="zh-CN"/>
        </w:rPr>
        <w:t>等于0.1，并将分好级的3289图像结合医生的需求，再分为SFU 0-2、SFU 3和SFU 4共三类。接下来阐述两个阶段的实验的更多细节。</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华文仿宋" w:hAnsi="华文仿宋" w:eastAsia="华文仿宋"/>
          <w:sz w:val="28"/>
          <w:szCs w:val="28"/>
          <w:lang w:val="en-US" w:eastAsia="zh-CN"/>
        </w:rPr>
      </w:pPr>
      <w:r>
        <w:rPr>
          <w:rFonts w:hint="eastAsia" w:ascii="华文仿宋" w:hAnsi="华文仿宋" w:eastAsia="华文仿宋"/>
          <w:sz w:val="28"/>
          <w:szCs w:val="28"/>
          <w:lang w:val="en-US" w:eastAsia="zh-CN"/>
        </w:rPr>
        <w:t>b 分割阶段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我们将标注好的1850张图像数据分为比率为9：1的训练集与测试集，采用批量训练并将批量规模设置为8，训练世代为200，训练过程加入Adam优化器，初始学习率设置为0.005，并采用倍率为0.9，频率为1世代的方案更新学习率，采用Dice Loss和Cross Entropy Loss相加结合作为损失函数，补充定义真实值为</w:t>
      </w:r>
      <m:oMath>
        <m:sSub>
          <m:sSubPr>
            <m:ctrlPr>
              <w:rPr>
                <w:rFonts w:hint="default" w:ascii="Cambria Math" w:hAnsi="Cambria Math" w:eastAsia="华文仿宋" w:cstheme="minorBidi"/>
                <w:kern w:val="2"/>
                <w:sz w:val="24"/>
                <w:szCs w:val="24"/>
                <w:lang w:val="en-US" w:eastAsia="zh-CN" w:bidi="ar-SA"/>
              </w:rPr>
            </m:ctrlPr>
          </m:sSubPr>
          <m:e>
            <m:r>
              <m:rPr>
                <m:sty m:val="p"/>
              </m:rPr>
              <w:rPr>
                <w:rFonts w:hint="default" w:ascii="Cambria Math" w:hAnsi="Cambria Math" w:eastAsia="华文仿宋" w:cstheme="minorBidi"/>
                <w:kern w:val="2"/>
                <w:sz w:val="24"/>
                <w:szCs w:val="24"/>
                <w:lang w:val="en-US" w:eastAsia="zh-CN" w:bidi="ar-SA"/>
              </w:rPr>
              <m:t>G</m:t>
            </m:r>
            <m:ctrlPr>
              <w:rPr>
                <w:rFonts w:hint="default" w:ascii="Cambria Math" w:hAnsi="Cambria Math" w:eastAsia="华文仿宋" w:cstheme="minorBidi"/>
                <w:kern w:val="2"/>
                <w:sz w:val="24"/>
                <w:szCs w:val="24"/>
                <w:lang w:val="en-US" w:eastAsia="zh-CN" w:bidi="ar-SA"/>
              </w:rPr>
            </m:ctrlPr>
          </m:e>
          <m:sub>
            <m:r>
              <m:rPr>
                <m:sty m:val="p"/>
              </m:rPr>
              <w:rPr>
                <w:rFonts w:hint="default" w:ascii="Cambria Math" w:hAnsi="Cambria Math" w:eastAsia="华文仿宋" w:cstheme="minorBidi"/>
                <w:kern w:val="2"/>
                <w:sz w:val="24"/>
                <w:szCs w:val="24"/>
                <w:lang w:val="en-US" w:eastAsia="zh-CN" w:bidi="ar-SA"/>
              </w:rPr>
              <m:t>T</m:t>
            </m:r>
            <m:ctrlPr>
              <w:rPr>
                <w:rFonts w:hint="default" w:ascii="Cambria Math" w:hAnsi="Cambria Math" w:eastAsia="华文仿宋" w:cstheme="minorBidi"/>
                <w:kern w:val="2"/>
                <w:sz w:val="24"/>
                <w:szCs w:val="24"/>
                <w:lang w:val="en-US" w:eastAsia="zh-CN" w:bidi="ar-SA"/>
              </w:rPr>
            </m:ctrlPr>
          </m:sub>
        </m:sSub>
      </m:oMath>
      <w:r>
        <w:rPr>
          <w:rFonts w:hint="eastAsia" w:hAnsi="Cambria Math" w:eastAsia="华文仿宋" w:cstheme="minorBidi"/>
          <w:i w:val="0"/>
          <w:kern w:val="2"/>
          <w:sz w:val="24"/>
          <w:szCs w:val="24"/>
          <w:lang w:val="en-US" w:eastAsia="zh-CN" w:bidi="ar-SA"/>
        </w:rPr>
        <w:t>，预测值为</w:t>
      </w:r>
      <m:oMath>
        <m:sSub>
          <m:sSubPr>
            <m:ctrlPr>
              <w:rPr>
                <w:rFonts w:hint="default" w:ascii="Cambria Math" w:hAnsi="Cambria Math" w:eastAsia="华文仿宋" w:cstheme="minorBidi"/>
                <w:b w:val="0"/>
                <w:i w:val="0"/>
                <w:kern w:val="2"/>
                <w:sz w:val="24"/>
                <w:szCs w:val="24"/>
                <w:lang w:val="en-US" w:eastAsia="zh-CN" w:bidi="ar-SA"/>
              </w:rPr>
            </m:ctrlPr>
          </m:sSubPr>
          <m:e>
            <m:r>
              <m:rPr>
                <m:sty m:val="p"/>
              </m:rPr>
              <w:rPr>
                <w:rFonts w:hint="default" w:ascii="Cambria Math" w:hAnsi="Cambria Math" w:eastAsia="华文仿宋" w:cstheme="minorBidi"/>
                <w:kern w:val="2"/>
                <w:sz w:val="24"/>
                <w:szCs w:val="24"/>
                <w:lang w:val="en-US" w:eastAsia="zh-CN" w:bidi="ar-SA"/>
              </w:rPr>
              <m:t>S</m:t>
            </m:r>
            <m:ctrlPr>
              <w:rPr>
                <w:rFonts w:hint="default" w:ascii="Cambria Math" w:hAnsi="Cambria Math" w:eastAsia="华文仿宋" w:cstheme="minorBidi"/>
                <w:b w:val="0"/>
                <w:i w:val="0"/>
                <w:kern w:val="2"/>
                <w:sz w:val="24"/>
                <w:szCs w:val="24"/>
                <w:lang w:val="en-US" w:eastAsia="zh-CN" w:bidi="ar-SA"/>
              </w:rPr>
            </m:ctrlPr>
          </m:e>
          <m:sub>
            <m:r>
              <m:rPr>
                <m:sty m:val="p"/>
              </m:rPr>
              <w:rPr>
                <w:rFonts w:hint="default" w:ascii="Cambria Math" w:hAnsi="Cambria Math" w:eastAsia="华文仿宋" w:cstheme="minorBidi"/>
                <w:kern w:val="2"/>
                <w:sz w:val="24"/>
                <w:szCs w:val="24"/>
                <w:lang w:val="en-US" w:eastAsia="zh-CN" w:bidi="ar-SA"/>
              </w:rPr>
              <m:t>P</m:t>
            </m:r>
            <m:ctrlPr>
              <w:rPr>
                <w:rFonts w:hint="default" w:ascii="Cambria Math" w:hAnsi="Cambria Math" w:eastAsia="华文仿宋" w:cstheme="minorBidi"/>
                <w:b w:val="0"/>
                <w:i w:val="0"/>
                <w:kern w:val="2"/>
                <w:sz w:val="24"/>
                <w:szCs w:val="24"/>
                <w:lang w:val="en-US" w:eastAsia="zh-CN" w:bidi="ar-SA"/>
              </w:rPr>
            </m:ctrlPr>
          </m:sub>
        </m:sSub>
      </m:oMath>
      <w:r>
        <w:rPr>
          <w:rFonts w:hint="eastAsia" w:hAnsi="Cambria Math" w:eastAsia="华文仿宋" w:cstheme="minorBidi"/>
          <w:b w:val="0"/>
          <w:i w:val="0"/>
          <w:kern w:val="2"/>
          <w:sz w:val="24"/>
          <w:szCs w:val="24"/>
          <w:lang w:val="en-US" w:eastAsia="zh-CN" w:bidi="ar-SA"/>
        </w:rPr>
        <w:t>，损失值为</w:t>
      </w:r>
      <m:oMath>
        <m:r>
          <m:rPr>
            <m:sty m:val="p"/>
          </m:rPr>
          <w:rPr>
            <w:rFonts w:hint="default" w:ascii="Cambria Math" w:hAnsi="Cambria Math" w:eastAsia="华文仿宋" w:cstheme="minorBidi"/>
            <w:kern w:val="2"/>
            <w:sz w:val="24"/>
            <w:szCs w:val="24"/>
            <w:lang w:val="en-US" w:eastAsia="zh-CN" w:bidi="ar-SA"/>
          </w:rPr>
          <m:t>L</m:t>
        </m:r>
      </m:oMath>
      <w:r>
        <w:rPr>
          <w:rFonts w:hint="eastAsia" w:hAnsi="Cambria Math" w:eastAsia="华文仿宋" w:cstheme="minorBidi"/>
          <w:b w:val="0"/>
          <w:i w:val="0"/>
          <w:kern w:val="2"/>
          <w:sz w:val="24"/>
          <w:szCs w:val="24"/>
          <w:lang w:val="en-US" w:eastAsia="zh-CN" w:bidi="ar-SA"/>
        </w:rPr>
        <w:t>，</w:t>
      </w:r>
      <w:r>
        <w:rPr>
          <w:rFonts w:hint="eastAsia" w:ascii="华文仿宋" w:hAnsi="华文仿宋" w:eastAsia="华文仿宋"/>
          <w:sz w:val="24"/>
          <w:szCs w:val="24"/>
          <w:lang w:val="en-US" w:eastAsia="zh-CN"/>
        </w:rPr>
        <w:t>其计算方式为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hAnsi="Cambria Math" w:eastAsia="华文仿宋" w:cstheme="minorBidi"/>
          <w:i w:val="0"/>
          <w:kern w:val="2"/>
          <w:sz w:val="24"/>
          <w:szCs w:val="24"/>
          <w:lang w:val="en-US" w:eastAsia="zh-CN" w:bidi="ar-SA"/>
        </w:rPr>
      </w:pPr>
      <m:oMathPara>
        <m:oMath>
          <m:r>
            <m:rPr/>
            <w:rPr>
              <w:rFonts w:hint="default" w:ascii="Cambria Math" w:hAnsi="Cambria Math"/>
              <w:sz w:val="24"/>
              <w:szCs w:val="24"/>
              <w:lang w:val="en-US" w:eastAsia="zh-CN"/>
            </w:rPr>
            <m:t>L=1−</m:t>
          </m:r>
          <m:nary>
            <m:naryPr>
              <m:chr m:val="∑"/>
              <m:limLoc m:val="undOvr"/>
              <m:subHide m:val="1"/>
              <m:supHide m:val="1"/>
              <m:ctrlPr>
                <w:rPr>
                  <w:rFonts w:hint="default" w:ascii="Cambria Math" w:hAnsi="Cambria Math"/>
                  <w:i/>
                  <w:sz w:val="24"/>
                  <w:szCs w:val="24"/>
                  <w:lang w:val="en-US" w:eastAsia="zh-CN"/>
                </w:rPr>
              </m:ctrlPr>
            </m:naryPr>
            <m:sub>
              <m:ctrlPr>
                <w:rPr>
                  <w:rFonts w:hint="default" w:ascii="Cambria Math" w:hAnsi="Cambria Math"/>
                  <w:i/>
                  <w:sz w:val="24"/>
                  <w:szCs w:val="24"/>
                  <w:lang w:val="en-US" w:eastAsia="zh-CN"/>
                </w:rPr>
              </m:ctrlPr>
            </m:sub>
            <m:sup>
              <m:ctrlPr>
                <w:rPr>
                  <w:rFonts w:hint="default" w:ascii="Cambria Math" w:hAnsi="Cambria Math"/>
                  <w:i/>
                  <w:sz w:val="24"/>
                  <w:szCs w:val="24"/>
                  <w:lang w:val="en-US" w:eastAsia="zh-CN"/>
                </w:rPr>
              </m:ctrlPr>
            </m:sup>
            <m:e>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G</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T</m:t>
                  </m:r>
                  <m:ctrlPr>
                    <w:rPr>
                      <w:rFonts w:hint="default" w:ascii="Cambria Math" w:hAnsi="Cambria Math"/>
                      <w:i/>
                      <w:sz w:val="24"/>
                      <w:szCs w:val="24"/>
                      <w:lang w:val="en-US" w:eastAsia="zh-CN"/>
                    </w:rPr>
                  </m:ctrlPr>
                </m:sub>
              </m:sSub>
              <m:func>
                <m:funcPr>
                  <m:ctrlPr>
                    <w:rPr>
                      <w:rFonts w:hint="default" w:ascii="Cambria Math" w:hAnsi="Cambria Math"/>
                      <w:i/>
                      <w:sz w:val="24"/>
                      <w:szCs w:val="24"/>
                      <w:lang w:val="en-US" w:eastAsia="zh-CN"/>
                    </w:rPr>
                  </m:ctrlPr>
                </m:funcPr>
                <m:fName>
                  <m:r>
                    <m:rPr/>
                    <w:rPr>
                      <w:rFonts w:hint="default" w:ascii="Cambria Math" w:hAnsi="Cambria Math"/>
                      <w:sz w:val="24"/>
                      <w:szCs w:val="24"/>
                      <w:lang w:val="en-US" w:eastAsia="zh-CN"/>
                    </w:rPr>
                    <m:t>log</m:t>
                  </m:r>
                  <m:ctrlPr>
                    <w:rPr>
                      <w:rFonts w:hint="default" w:ascii="Cambria Math" w:hAnsi="Cambria Math"/>
                      <w:i/>
                      <w:sz w:val="24"/>
                      <w:szCs w:val="24"/>
                      <w:lang w:val="en-US" w:eastAsia="zh-CN"/>
                    </w:rPr>
                  </m:ctrlPr>
                </m:fName>
                <m:e>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S</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P</m:t>
                      </m:r>
                      <m:ctrlPr>
                        <w:rPr>
                          <w:rFonts w:hint="default" w:ascii="Cambria Math" w:hAnsi="Cambria Math"/>
                          <w:i/>
                          <w:sz w:val="24"/>
                          <w:szCs w:val="24"/>
                          <w:lang w:val="en-US" w:eastAsia="zh-CN"/>
                        </w:rPr>
                      </m:ctrlPr>
                    </m:sub>
                  </m:sSub>
                  <m:r>
                    <m:rPr/>
                    <w:rPr>
                      <w:rFonts w:hint="default" w:ascii="Cambria Math" w:hAnsi="Cambria Math"/>
                      <w:sz w:val="24"/>
                      <w:szCs w:val="24"/>
                      <w:lang w:val="en-US" w:eastAsia="zh-CN"/>
                    </w:rPr>
                    <m:t>−</m:t>
                  </m:r>
                  <m:f>
                    <m:fPr>
                      <m:ctrlPr>
                        <w:rPr>
                          <w:rFonts w:hint="default" w:ascii="Cambria Math" w:hAnsi="Cambria Math"/>
                          <w:i/>
                          <w:sz w:val="24"/>
                          <w:szCs w:val="24"/>
                          <w:lang w:val="en-US" w:eastAsia="zh-CN"/>
                        </w:rPr>
                      </m:ctrlPr>
                    </m:fPr>
                    <m:num>
                      <m:r>
                        <m:rPr/>
                        <w:rPr>
                          <w:rFonts w:hint="default" w:ascii="Cambria Math" w:hAnsi="Cambria Math"/>
                          <w:sz w:val="24"/>
                          <w:szCs w:val="24"/>
                          <w:lang w:val="en-US" w:eastAsia="zh-CN"/>
                        </w:rPr>
                        <m:t>2</m:t>
                      </m:r>
                      <m:nary>
                        <m:naryPr>
                          <m:chr m:val="∑"/>
                          <m:limLoc m:val="undOvr"/>
                          <m:subHide m:val="1"/>
                          <m:supHide m:val="1"/>
                          <m:ctrlPr>
                            <w:rPr>
                              <w:rFonts w:hint="default" w:ascii="Cambria Math" w:hAnsi="Cambria Math"/>
                              <w:i/>
                              <w:sz w:val="24"/>
                              <w:szCs w:val="24"/>
                              <w:lang w:val="en-US" w:eastAsia="zh-CN"/>
                            </w:rPr>
                          </m:ctrlPr>
                        </m:naryPr>
                        <m:sub>
                          <m:ctrlPr>
                            <w:rPr>
                              <w:rFonts w:hint="default" w:ascii="Cambria Math" w:hAnsi="Cambria Math"/>
                              <w:i/>
                              <w:sz w:val="24"/>
                              <w:szCs w:val="24"/>
                              <w:lang w:val="en-US" w:eastAsia="zh-CN"/>
                            </w:rPr>
                          </m:ctrlPr>
                        </m:sub>
                        <m:sup>
                          <m:ctrlPr>
                            <w:rPr>
                              <w:rFonts w:hint="default" w:ascii="Cambria Math" w:hAnsi="Cambria Math"/>
                              <w:i/>
                              <w:sz w:val="24"/>
                              <w:szCs w:val="24"/>
                              <w:lang w:val="en-US" w:eastAsia="zh-CN"/>
                            </w:rPr>
                          </m:ctrlPr>
                        </m:sup>
                        <m:e>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G</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T</m:t>
                              </m:r>
                              <m:ctrlPr>
                                <w:rPr>
                                  <w:rFonts w:hint="default" w:ascii="Cambria Math" w:hAnsi="Cambria Math"/>
                                  <w:i/>
                                  <w:sz w:val="24"/>
                                  <w:szCs w:val="24"/>
                                  <w:lang w:val="en-US" w:eastAsia="zh-CN"/>
                                </w:rPr>
                              </m:ctrlPr>
                            </m:sub>
                          </m:sSub>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S</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P</m:t>
                              </m:r>
                              <m:ctrlPr>
                                <w:rPr>
                                  <w:rFonts w:hint="default" w:ascii="Cambria Math" w:hAnsi="Cambria Math"/>
                                  <w:i/>
                                  <w:sz w:val="24"/>
                                  <w:szCs w:val="24"/>
                                  <w:lang w:val="en-US" w:eastAsia="zh-CN"/>
                                </w:rPr>
                              </m:ctrlPr>
                            </m:sub>
                          </m:sSub>
                          <m:ctrlPr>
                            <w:rPr>
                              <w:rFonts w:hint="default" w:ascii="Cambria Math" w:hAnsi="Cambria Math"/>
                              <w:i/>
                              <w:sz w:val="24"/>
                              <w:szCs w:val="24"/>
                              <w:lang w:val="en-US" w:eastAsia="zh-CN"/>
                            </w:rPr>
                          </m:ctrlPr>
                        </m:e>
                      </m:nary>
                      <m:ctrlPr>
                        <w:rPr>
                          <w:rFonts w:hint="default" w:ascii="Cambria Math" w:hAnsi="Cambria Math"/>
                          <w:i/>
                          <w:sz w:val="24"/>
                          <w:szCs w:val="24"/>
                          <w:lang w:val="en-US" w:eastAsia="zh-CN"/>
                        </w:rPr>
                      </m:ctrlPr>
                    </m:num>
                    <m:den>
                      <m:nary>
                        <m:naryPr>
                          <m:chr m:val="∑"/>
                          <m:limLoc m:val="undOvr"/>
                          <m:subHide m:val="1"/>
                          <m:supHide m:val="1"/>
                          <m:ctrlPr>
                            <w:rPr>
                              <w:rFonts w:hint="default" w:ascii="Cambria Math" w:hAnsi="Cambria Math"/>
                              <w:i/>
                              <w:sz w:val="24"/>
                              <w:szCs w:val="24"/>
                              <w:lang w:val="en-US" w:eastAsia="zh-CN"/>
                            </w:rPr>
                          </m:ctrlPr>
                        </m:naryPr>
                        <m:sub>
                          <m:ctrlPr>
                            <w:rPr>
                              <w:rFonts w:hint="default" w:ascii="Cambria Math" w:hAnsi="Cambria Math"/>
                              <w:i/>
                              <w:sz w:val="24"/>
                              <w:szCs w:val="24"/>
                              <w:lang w:val="en-US" w:eastAsia="zh-CN"/>
                            </w:rPr>
                          </m:ctrlPr>
                        </m:sub>
                        <m:sup>
                          <m:ctrlPr>
                            <w:rPr>
                              <w:rFonts w:hint="default" w:ascii="Cambria Math" w:hAnsi="Cambria Math"/>
                              <w:i/>
                              <w:sz w:val="24"/>
                              <w:szCs w:val="24"/>
                              <w:lang w:val="en-US" w:eastAsia="zh-CN"/>
                            </w:rPr>
                          </m:ctrlPr>
                        </m:sup>
                        <m:e>
                          <m:sSubSup>
                            <m:sSubSupPr>
                              <m:ctrlPr>
                                <w:rPr>
                                  <w:rFonts w:hint="default" w:ascii="Cambria Math" w:hAnsi="Cambria Math"/>
                                  <w:i/>
                                  <w:sz w:val="24"/>
                                  <w:szCs w:val="24"/>
                                  <w:lang w:val="en-US" w:eastAsia="zh-CN"/>
                                </w:rPr>
                              </m:ctrlPr>
                            </m:sSubSupPr>
                            <m:e>
                              <m:r>
                                <m:rPr/>
                                <w:rPr>
                                  <w:rFonts w:hint="default" w:ascii="Cambria Math" w:hAnsi="Cambria Math"/>
                                  <w:sz w:val="24"/>
                                  <w:szCs w:val="24"/>
                                  <w:lang w:val="en-US" w:eastAsia="zh-CN"/>
                                </w:rPr>
                                <m:t>G</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T</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2</m:t>
                              </m:r>
                              <m:ctrlPr>
                                <w:rPr>
                                  <w:rFonts w:hint="default" w:ascii="Cambria Math" w:hAnsi="Cambria Math"/>
                                  <w:i/>
                                  <w:sz w:val="24"/>
                                  <w:szCs w:val="24"/>
                                  <w:lang w:val="en-US" w:eastAsia="zh-CN"/>
                                </w:rPr>
                              </m:ctrlPr>
                            </m:sup>
                          </m:sSubSup>
                          <m:r>
                            <m:rPr/>
                            <w:rPr>
                              <w:rFonts w:hint="default" w:ascii="Cambria Math" w:hAnsi="Cambria Math"/>
                              <w:sz w:val="24"/>
                              <w:szCs w:val="24"/>
                              <w:lang w:val="en-US" w:eastAsia="zh-CN"/>
                            </w:rPr>
                            <m:t>+</m:t>
                          </m:r>
                          <m:sSubSup>
                            <m:sSubSupPr>
                              <m:ctrlPr>
                                <w:rPr>
                                  <w:rFonts w:hint="default" w:ascii="Cambria Math" w:hAnsi="Cambria Math"/>
                                  <w:i/>
                                  <w:sz w:val="24"/>
                                  <w:szCs w:val="24"/>
                                  <w:lang w:val="en-US" w:eastAsia="zh-CN"/>
                                </w:rPr>
                              </m:ctrlPr>
                            </m:sSubSupPr>
                            <m:e>
                              <m:r>
                                <m:rPr/>
                                <w:rPr>
                                  <w:rFonts w:hint="default" w:ascii="Cambria Math" w:hAnsi="Cambria Math"/>
                                  <w:sz w:val="24"/>
                                  <w:szCs w:val="24"/>
                                  <w:lang w:val="en-US" w:eastAsia="zh-CN"/>
                                </w:rPr>
                                <m:t>S</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P</m:t>
                              </m:r>
                              <m:ctrlPr>
                                <w:rPr>
                                  <w:rFonts w:hint="default" w:ascii="Cambria Math" w:hAnsi="Cambria Math"/>
                                  <w:i/>
                                  <w:sz w:val="24"/>
                                  <w:szCs w:val="24"/>
                                  <w:lang w:val="en-US" w:eastAsia="zh-CN"/>
                                </w:rPr>
                              </m:ctrlPr>
                            </m:sub>
                            <m:sup>
                              <m:r>
                                <m:rPr/>
                                <w:rPr>
                                  <w:rFonts w:hint="default" w:ascii="Cambria Math" w:hAnsi="Cambria Math"/>
                                  <w:sz w:val="24"/>
                                  <w:szCs w:val="24"/>
                                  <w:lang w:val="en-US" w:eastAsia="zh-CN"/>
                                </w:rPr>
                                <m:t>2</m:t>
                              </m:r>
                              <m:ctrlPr>
                                <w:rPr>
                                  <w:rFonts w:hint="default" w:ascii="Cambria Math" w:hAnsi="Cambria Math"/>
                                  <w:i/>
                                  <w:sz w:val="24"/>
                                  <w:szCs w:val="24"/>
                                  <w:lang w:val="en-US" w:eastAsia="zh-CN"/>
                                </w:rPr>
                              </m:ctrlPr>
                            </m:sup>
                          </m:sSubSup>
                          <m:ctrlPr>
                            <w:rPr>
                              <w:rFonts w:hint="default" w:ascii="Cambria Math" w:hAnsi="Cambria Math"/>
                              <w:i/>
                              <w:sz w:val="24"/>
                              <w:szCs w:val="24"/>
                              <w:lang w:val="en-US" w:eastAsia="zh-CN"/>
                            </w:rPr>
                          </m:ctrlPr>
                        </m:e>
                      </m:nary>
                      <m:ctrlPr>
                        <w:rPr>
                          <w:rFonts w:hint="default" w:ascii="Cambria Math" w:hAnsi="Cambria Math"/>
                          <w:i/>
                          <w:sz w:val="24"/>
                          <w:szCs w:val="24"/>
                          <w:lang w:val="en-US" w:eastAsia="zh-CN"/>
                        </w:rPr>
                      </m:ctrlPr>
                    </m:den>
                  </m:f>
                  <m:ctrlPr>
                    <w:rPr>
                      <w:rFonts w:hint="default" w:ascii="Cambria Math" w:hAnsi="Cambria Math"/>
                      <w:i/>
                      <w:sz w:val="24"/>
                      <w:szCs w:val="24"/>
                      <w:lang w:val="en-US" w:eastAsia="zh-CN"/>
                    </w:rPr>
                  </m:ctrlPr>
                </m:e>
              </m:func>
              <m:ctrlPr>
                <w:rPr>
                  <w:rFonts w:hint="default" w:ascii="Cambria Math" w:hAnsi="Cambria Math"/>
                  <w:i/>
                  <w:sz w:val="24"/>
                  <w:szCs w:val="24"/>
                  <w:lang w:val="en-US" w:eastAsia="zh-CN"/>
                </w:rPr>
              </m:ctrlPr>
            </m:e>
          </m:nary>
        </m:oMath>
      </m:oMathPara>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以MIOU作为模型结果的评价标准，整体训练网络的实际输入是缩小并填充为大小为474×473的图像，输出的分割图片大小为1024×768。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华文仿宋" w:hAnsi="华文仿宋" w:eastAsia="华文仿宋"/>
          <w:sz w:val="28"/>
          <w:szCs w:val="28"/>
          <w:lang w:val="en-US" w:eastAsia="zh-CN"/>
        </w:rPr>
      </w:pPr>
      <w:r>
        <w:rPr>
          <w:rFonts w:hint="eastAsia" w:ascii="华文仿宋" w:hAnsi="华文仿宋" w:eastAsia="华文仿宋"/>
          <w:sz w:val="28"/>
          <w:szCs w:val="28"/>
          <w:lang w:val="en-US" w:eastAsia="zh-CN"/>
        </w:rPr>
        <w:t>c 分类阶段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将分类好的3289张数据经过分割器，以尽量保留器官区域的原则裁剪不必要区域，结果大小为810×608为并分成比率为9：1的训练集与测试集，这一阶段加入了对比实验以证明我们的分类网络的优越性，并以accuracy作为评价标准，对于分类模型</w:t>
      </w:r>
      <m:oMath>
        <m:r>
          <m:rPr/>
          <w:rPr>
            <w:rFonts w:hint="default" w:ascii="Cambria Math" w:hAnsi="Cambria Math"/>
            <w:sz w:val="24"/>
            <w:szCs w:val="24"/>
            <w:lang w:val="en-US" w:eastAsia="zh-CN"/>
          </w:rPr>
          <m:t>f</m:t>
        </m:r>
      </m:oMath>
      <w:r>
        <w:rPr>
          <w:rFonts w:hint="eastAsia" w:ascii="华文仿宋" w:hAnsi="华文仿宋" w:eastAsia="华文仿宋"/>
          <w:sz w:val="24"/>
          <w:szCs w:val="24"/>
          <w:lang w:val="en-US" w:eastAsia="zh-CN"/>
        </w:rPr>
        <w:t>与大小为</w:t>
      </w:r>
      <m:oMath>
        <m:r>
          <m:rPr>
            <m:sty m:val="p"/>
          </m:rPr>
          <w:rPr>
            <w:rFonts w:hint="default" w:ascii="Cambria Math" w:hAnsi="Cambria Math" w:eastAsia="华文仿宋" w:cstheme="minorBidi"/>
            <w:kern w:val="2"/>
            <w:sz w:val="24"/>
            <w:szCs w:val="24"/>
            <w:lang w:val="en-US" w:eastAsia="zh-CN" w:bidi="ar-SA"/>
          </w:rPr>
          <m:t>N</m:t>
        </m:r>
      </m:oMath>
      <w:r>
        <w:rPr>
          <w:rFonts w:hint="eastAsia" w:ascii="华文仿宋" w:hAnsi="华文仿宋" w:eastAsia="华文仿宋"/>
          <w:sz w:val="24"/>
          <w:szCs w:val="24"/>
          <w:lang w:val="en-US" w:eastAsia="zh-CN"/>
        </w:rPr>
        <w:t>的测试集</w:t>
      </w:r>
      <m:oMath>
        <m:r>
          <m:rPr/>
          <w:rPr>
            <w:rFonts w:hint="default" w:ascii="Cambria Math" w:hAnsi="Cambria Math"/>
            <w:sz w:val="24"/>
            <w:szCs w:val="24"/>
            <w:lang w:val="en-US" w:eastAsia="zh-CN"/>
          </w:rPr>
          <m:t>D</m:t>
        </m:r>
      </m:oMath>
      <w:r>
        <w:rPr>
          <w:rFonts w:hint="eastAsia" w:hAnsi="Cambria Math"/>
          <w:i w:val="0"/>
          <w:sz w:val="24"/>
          <w:szCs w:val="24"/>
          <w:lang w:val="en-US" w:eastAsia="zh-CN"/>
        </w:rPr>
        <w:t>，</w:t>
      </w:r>
      <w:r>
        <w:rPr>
          <w:rFonts w:hint="eastAsia" w:ascii="华文仿宋" w:hAnsi="华文仿宋" w:eastAsia="华文仿宋"/>
          <w:sz w:val="24"/>
          <w:szCs w:val="24"/>
          <w:lang w:val="en-US" w:eastAsia="zh-CN"/>
        </w:rPr>
        <w:t>其计算方法为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华文仿宋" w:hAnsi="华文仿宋" w:eastAsia="华文仿宋"/>
          <w:sz w:val="24"/>
          <w:szCs w:val="24"/>
          <w:lang w:val="en-US" w:eastAsia="zh-CN"/>
        </w:rPr>
      </w:pPr>
      <m:oMathPara>
        <m:oMath>
          <m:r>
            <m:rPr>
              <m:sty m:val="p"/>
            </m:rPr>
            <w:rPr>
              <w:rFonts w:hint="default" w:ascii="Cambria Math" w:hAnsi="Cambria Math" w:eastAsia="华文仿宋" w:cstheme="minorBidi"/>
              <w:kern w:val="2"/>
              <w:sz w:val="24"/>
              <w:szCs w:val="24"/>
              <w:lang w:val="en-US" w:eastAsia="zh-CN" w:bidi="ar-SA"/>
            </w:rPr>
            <m:t>A</m:t>
          </m:r>
          <m:r>
            <m:rPr>
              <m:sty m:val="p"/>
            </m:rPr>
            <w:rPr>
              <w:rFonts w:hint="eastAsia" w:ascii="Cambria Math" w:hAnsi="Cambria Math" w:eastAsia="华文仿宋" w:cstheme="minorBidi"/>
              <w:kern w:val="2"/>
              <w:sz w:val="24"/>
              <w:szCs w:val="24"/>
              <w:lang w:val="en-US" w:eastAsia="zh-CN" w:bidi="ar-SA"/>
            </w:rPr>
            <m:t>cc</m:t>
          </m:r>
          <m:r>
            <m:rPr>
              <m:sty m:val="p"/>
            </m:rPr>
            <w:rPr>
              <w:rFonts w:hint="default" w:ascii="Cambria Math" w:hAnsi="Cambria Math" w:eastAsia="华文仿宋" w:cstheme="minorBidi"/>
              <w:kern w:val="2"/>
              <w:sz w:val="24"/>
              <w:szCs w:val="24"/>
              <w:lang w:val="en-US" w:eastAsia="zh-CN" w:bidi="ar-SA"/>
            </w:rPr>
            <m:t>(</m:t>
          </m:r>
          <m:r>
            <m:rPr/>
            <w:rPr>
              <w:rFonts w:hint="default" w:ascii="Cambria Math" w:hAnsi="Cambria Math"/>
              <w:sz w:val="24"/>
              <w:szCs w:val="24"/>
              <w:lang w:val="en-US" w:eastAsia="zh-CN"/>
            </w:rPr>
            <m:t>f;D</m:t>
          </m:r>
          <m:r>
            <m:rPr>
              <m:sty m:val="p"/>
            </m:rPr>
            <w:rPr>
              <w:rFonts w:hint="default" w:ascii="Cambria Math" w:hAnsi="Cambria Math" w:eastAsia="华文仿宋" w:cstheme="minorBidi"/>
              <w:kern w:val="2"/>
              <w:sz w:val="24"/>
              <w:szCs w:val="24"/>
              <w:lang w:val="en-US" w:eastAsia="zh-CN" w:bidi="ar-SA"/>
            </w:rPr>
            <m:t>)=</m:t>
          </m:r>
          <m:f>
            <m:fPr>
              <m:ctrlPr>
                <w:rPr>
                  <w:rFonts w:hint="default" w:ascii="Cambria Math" w:hAnsi="Cambria Math" w:eastAsia="华文仿宋" w:cstheme="minorBidi"/>
                  <w:kern w:val="2"/>
                  <w:sz w:val="24"/>
                  <w:szCs w:val="24"/>
                  <w:lang w:val="en-US" w:eastAsia="zh-CN" w:bidi="ar-SA"/>
                </w:rPr>
              </m:ctrlPr>
            </m:fPr>
            <m:num>
              <m:r>
                <m:rPr>
                  <m:sty m:val="p"/>
                </m:rPr>
                <w:rPr>
                  <w:rFonts w:hint="default" w:ascii="Cambria Math" w:hAnsi="Cambria Math" w:eastAsia="华文仿宋" w:cstheme="minorBidi"/>
                  <w:kern w:val="2"/>
                  <w:sz w:val="24"/>
                  <w:szCs w:val="24"/>
                  <w:lang w:val="en-US" w:eastAsia="zh-CN" w:bidi="ar-SA"/>
                </w:rPr>
                <m:t>1</m:t>
              </m:r>
              <m:ctrlPr>
                <w:rPr>
                  <w:rFonts w:hint="default" w:ascii="Cambria Math" w:hAnsi="Cambria Math" w:eastAsia="华文仿宋" w:cstheme="minorBidi"/>
                  <w:kern w:val="2"/>
                  <w:sz w:val="24"/>
                  <w:szCs w:val="24"/>
                  <w:lang w:val="en-US" w:eastAsia="zh-CN" w:bidi="ar-SA"/>
                </w:rPr>
              </m:ctrlPr>
            </m:num>
            <m:den>
              <m:r>
                <m:rPr>
                  <m:sty m:val="p"/>
                </m:rPr>
                <w:rPr>
                  <w:rFonts w:hint="default" w:ascii="Cambria Math" w:hAnsi="Cambria Math" w:eastAsia="华文仿宋" w:cstheme="minorBidi"/>
                  <w:kern w:val="2"/>
                  <w:sz w:val="24"/>
                  <w:szCs w:val="24"/>
                  <w:lang w:val="en-US" w:eastAsia="zh-CN" w:bidi="ar-SA"/>
                </w:rPr>
                <m:t>N</m:t>
              </m:r>
              <m:ctrlPr>
                <w:rPr>
                  <w:rFonts w:hint="default" w:ascii="Cambria Math" w:hAnsi="Cambria Math" w:eastAsia="华文仿宋" w:cstheme="minorBidi"/>
                  <w:kern w:val="2"/>
                  <w:sz w:val="24"/>
                  <w:szCs w:val="24"/>
                  <w:lang w:val="en-US" w:eastAsia="zh-CN" w:bidi="ar-SA"/>
                </w:rPr>
              </m:ctrlPr>
            </m:den>
          </m:f>
          <m:nary>
            <m:naryPr>
              <m:chr m:val="∑"/>
              <m:limLoc m:val="undOvr"/>
              <m:subHide m:val="1"/>
              <m:supHide m:val="1"/>
              <m:ctrlPr>
                <w:rPr>
                  <w:rFonts w:hint="default" w:ascii="Cambria Math" w:hAnsi="Cambria Math" w:eastAsia="华文仿宋" w:cstheme="minorBidi"/>
                  <w:kern w:val="2"/>
                  <w:sz w:val="24"/>
                  <w:szCs w:val="24"/>
                  <w:lang w:val="en-US" w:eastAsia="zh-CN" w:bidi="ar-SA"/>
                </w:rPr>
              </m:ctrlPr>
            </m:naryPr>
            <m:sub>
              <m:ctrlPr>
                <w:rPr>
                  <w:rFonts w:hint="default" w:ascii="Cambria Math" w:hAnsi="Cambria Math" w:eastAsia="华文仿宋" w:cstheme="minorBidi"/>
                  <w:kern w:val="2"/>
                  <w:sz w:val="24"/>
                  <w:szCs w:val="24"/>
                  <w:lang w:val="en-US" w:eastAsia="zh-CN" w:bidi="ar-SA"/>
                </w:rPr>
              </m:ctrlPr>
            </m:sub>
            <m:sup>
              <m:ctrlPr>
                <w:rPr>
                  <w:rFonts w:hint="default" w:ascii="Cambria Math" w:hAnsi="Cambria Math" w:eastAsia="华文仿宋" w:cstheme="minorBidi"/>
                  <w:kern w:val="2"/>
                  <w:sz w:val="24"/>
                  <w:szCs w:val="24"/>
                  <w:lang w:val="en-US" w:eastAsia="zh-CN" w:bidi="ar-SA"/>
                </w:rPr>
              </m:ctrlPr>
            </m:sup>
            <m:e>
              <m:d>
                <m:dPr>
                  <m:ctrlPr>
                    <w:rPr>
                      <w:rFonts w:hint="default" w:ascii="Cambria Math" w:hAnsi="Cambria Math" w:eastAsia="华文仿宋" w:cstheme="minorBidi"/>
                      <w:kern w:val="2"/>
                      <w:sz w:val="24"/>
                      <w:szCs w:val="24"/>
                      <w:lang w:val="en-US" w:eastAsia="zh-CN" w:bidi="ar-SA"/>
                    </w:rPr>
                  </m:ctrlPr>
                </m:dPr>
                <m:e>
                  <m:r>
                    <m:rPr/>
                    <w:rPr>
                      <w:rFonts w:hint="default" w:ascii="Cambria Math" w:hAnsi="Cambria Math"/>
                      <w:sz w:val="24"/>
                      <w:szCs w:val="24"/>
                      <w:lang w:val="en-US" w:eastAsia="zh-CN"/>
                    </w:rPr>
                    <m:t>f</m:t>
                  </m:r>
                  <m:d>
                    <m:dPr>
                      <m:ctrlPr>
                        <w:rPr>
                          <w:rFonts w:hint="default" w:ascii="Cambria Math" w:hAnsi="Cambria Math"/>
                          <w:i/>
                          <w:sz w:val="24"/>
                          <w:szCs w:val="24"/>
                          <w:lang w:val="en-US" w:eastAsia="zh-CN"/>
                        </w:rPr>
                      </m:ctrlPr>
                    </m:dPr>
                    <m:e>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i</m:t>
                          </m:r>
                          <m:ctrlPr>
                            <w:rPr>
                              <w:rFonts w:hint="default" w:ascii="Cambria Math" w:hAnsi="Cambria Math"/>
                              <w:i/>
                              <w:sz w:val="24"/>
                              <w:szCs w:val="24"/>
                              <w:lang w:val="en-US" w:eastAsia="zh-CN"/>
                            </w:rPr>
                          </m:ctrlPr>
                        </m:sub>
                      </m:sSub>
                      <m:ctrlPr>
                        <w:rPr>
                          <w:rFonts w:hint="default" w:ascii="Cambria Math" w:hAnsi="Cambria Math"/>
                          <w:i/>
                          <w:sz w:val="24"/>
                          <w:szCs w:val="24"/>
                          <w:lang w:val="en-US" w:eastAsia="zh-CN"/>
                        </w:rPr>
                      </m:ctrlPr>
                    </m:e>
                  </m:d>
                  <m:r>
                    <m:rPr/>
                    <w:rPr>
                      <w:rFonts w:hint="default" w:ascii="Cambria Math" w:hAnsi="Cambria Math"/>
                      <w:sz w:val="24"/>
                      <w:szCs w:val="24"/>
                      <w:lang w:val="en-US" w:eastAsia="zh-CN"/>
                    </w:rPr>
                    <m:t>=</m:t>
                  </m:r>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label</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i</m:t>
                      </m:r>
                      <m:ctrlPr>
                        <w:rPr>
                          <w:rFonts w:hint="default" w:ascii="Cambria Math" w:hAnsi="Cambria Math"/>
                          <w:i/>
                          <w:sz w:val="24"/>
                          <w:szCs w:val="24"/>
                          <w:lang w:val="en-US" w:eastAsia="zh-CN"/>
                        </w:rPr>
                      </m:ctrlPr>
                    </m:sub>
                  </m:sSub>
                  <m:ctrlPr>
                    <w:rPr>
                      <w:rFonts w:hint="default" w:ascii="Cambria Math" w:hAnsi="Cambria Math" w:eastAsia="华文仿宋" w:cstheme="minorBidi"/>
                      <w:kern w:val="2"/>
                      <w:sz w:val="24"/>
                      <w:szCs w:val="24"/>
                      <w:lang w:val="en-US" w:eastAsia="zh-CN" w:bidi="ar-SA"/>
                    </w:rPr>
                  </m:ctrlPr>
                </m:e>
              </m:d>
              <m:ctrlPr>
                <w:rPr>
                  <w:rFonts w:hint="default" w:ascii="Cambria Math" w:hAnsi="Cambria Math" w:eastAsia="华文仿宋" w:cstheme="minorBidi"/>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所有对比试验除初始学习率为以外，其它参数一致，使用批量规模为32的批量训练，训练世代50，加入Adam优化器并以且倍率为0.9，频率为1世代的方案更新学习率，针对数据集不平衡问题，以</w:t>
      </w:r>
      <m:oMath>
        <m:r>
          <m:rPr>
            <m:sty m:val="p"/>
          </m:rPr>
          <w:rPr>
            <w:rFonts w:hint="default" w:ascii="Cambria Math" w:hAnsi="Cambria Math" w:eastAsia="华文仿宋" w:cstheme="minorBidi"/>
            <w:kern w:val="2"/>
            <w:sz w:val="24"/>
            <w:szCs w:val="24"/>
            <w:lang w:val="en-US" w:eastAsia="zh-CN" w:bidi="ar-SA"/>
          </w:rPr>
          <m:t>0.3:0.6:0.1</m:t>
        </m:r>
      </m:oMath>
      <w:r>
        <w:rPr>
          <w:rFonts w:hint="eastAsia" w:ascii="华文仿宋" w:hAnsi="华文仿宋" w:eastAsia="华文仿宋"/>
          <w:sz w:val="24"/>
          <w:szCs w:val="24"/>
          <w:lang w:val="en-US" w:eastAsia="zh-CN"/>
        </w:rPr>
        <w:t>的比值作为权重加入Cross Entropy Loss并以此作为训练过程的损失函数。整体训练网络的输入是大小为224×224的图像，而对于我们目标网络中的小波变换，采用Haar小波变换，并采用标准分解方法，首先使用一维小波对图像每一行像素值变换，再同理对每一列进行变换，进而生成产生近似分量与细节分量，其中近似分量很好的替换了池化层的输出，为了印证这一效果，我们做了对比实验，即在其它网络上以小波变换的近似分量取代池化层输出并训练，训练世代30，其它参数一致。</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ins w:id="299" w:author="嶒棚文" w:date="2021-06-11T22:55:37Z"/>
          <w:rFonts w:hint="default" w:ascii="华文仿宋" w:hAnsi="华文仿宋" w:eastAsia="华文仿宋"/>
          <w:sz w:val="28"/>
          <w:szCs w:val="28"/>
          <w:lang w:val="en-US" w:eastAsia="zh-CN"/>
        </w:rPr>
      </w:pPr>
      <w:ins w:id="300" w:author="嶒棚文" w:date="2021-06-11T22:55:45Z">
        <w:r>
          <w:rPr>
            <w:rFonts w:hint="eastAsia" w:ascii="华文仿宋" w:hAnsi="华文仿宋" w:eastAsia="华文仿宋"/>
            <w:sz w:val="28"/>
            <w:szCs w:val="28"/>
            <w:lang w:val="en-US" w:eastAsia="zh-CN"/>
          </w:rPr>
          <w:t>d</w:t>
        </w:r>
      </w:ins>
      <w:ins w:id="301" w:author="嶒棚文" w:date="2021-06-11T22:55:23Z">
        <w:r>
          <w:rPr>
            <w:rFonts w:hint="eastAsia" w:ascii="华文仿宋" w:hAnsi="华文仿宋" w:eastAsia="华文仿宋"/>
            <w:sz w:val="28"/>
            <w:szCs w:val="28"/>
            <w:lang w:val="en-US" w:eastAsia="zh-CN"/>
          </w:rPr>
          <w:t xml:space="preserve"> </w:t>
        </w:r>
      </w:ins>
      <w:ins w:id="302" w:author="嶒棚文" w:date="2021-06-12T00:34:00Z">
        <w:r>
          <w:rPr>
            <w:rFonts w:hint="eastAsia" w:ascii="华文仿宋" w:hAnsi="华文仿宋" w:eastAsia="华文仿宋"/>
            <w:sz w:val="28"/>
            <w:szCs w:val="28"/>
            <w:lang w:val="en-US" w:eastAsia="zh-CN"/>
          </w:rPr>
          <w:t>仿真</w:t>
        </w:r>
      </w:ins>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ins w:id="303" w:author="嶒棚文" w:date="2021-06-11T22:55:23Z"/>
          <w:rFonts w:hint="default" w:ascii="华文仿宋" w:hAnsi="华文仿宋" w:eastAsia="华文仿宋"/>
          <w:sz w:val="28"/>
          <w:szCs w:val="28"/>
          <w:lang w:val="en-US" w:eastAsia="zh-CN"/>
        </w:rPr>
      </w:pPr>
      <w:ins w:id="304" w:author="嶒棚文" w:date="2021-06-11T22:55:57Z">
        <w:r>
          <w:rPr>
            <w:rFonts w:hint="eastAsia" w:ascii="华文仿宋" w:hAnsi="华文仿宋" w:eastAsia="华文仿宋"/>
            <w:sz w:val="28"/>
            <w:szCs w:val="28"/>
            <w:lang w:val="en-US" w:eastAsia="zh-CN"/>
          </w:rPr>
          <w:t>我</w:t>
        </w:r>
      </w:ins>
      <w:ins w:id="305" w:author="嶒棚文" w:date="2021-06-11T22:55:58Z">
        <w:r>
          <w:rPr>
            <w:rFonts w:hint="eastAsia" w:ascii="华文仿宋" w:hAnsi="华文仿宋" w:eastAsia="华文仿宋"/>
            <w:sz w:val="28"/>
            <w:szCs w:val="28"/>
            <w:lang w:val="en-US" w:eastAsia="zh-CN"/>
          </w:rPr>
          <w:t>们</w:t>
        </w:r>
      </w:ins>
      <w:ins w:id="306" w:author="嶒棚文" w:date="2021-06-11T22:56:16Z">
        <w:r>
          <w:rPr>
            <w:rFonts w:hint="eastAsia" w:ascii="华文仿宋" w:hAnsi="华文仿宋" w:eastAsia="华文仿宋"/>
            <w:sz w:val="28"/>
            <w:szCs w:val="28"/>
            <w:lang w:val="en-US" w:eastAsia="zh-CN"/>
          </w:rPr>
          <w:t>使用</w:t>
        </w:r>
      </w:ins>
      <w:ins w:id="307" w:author="嶒棚文" w:date="2021-06-11T22:56:01Z">
        <w:r>
          <w:rPr>
            <w:rFonts w:hint="eastAsia" w:ascii="华文仿宋" w:hAnsi="华文仿宋" w:eastAsia="华文仿宋"/>
            <w:sz w:val="28"/>
            <w:szCs w:val="28"/>
            <w:lang w:val="en-US" w:eastAsia="zh-CN"/>
          </w:rPr>
          <w:t>V</w:t>
        </w:r>
      </w:ins>
      <w:ins w:id="308" w:author="嶒棚文" w:date="2021-06-11T22:56:17Z">
        <w:r>
          <w:rPr>
            <w:rFonts w:hint="eastAsia" w:ascii="华文仿宋" w:hAnsi="华文仿宋" w:eastAsia="华文仿宋"/>
            <w:sz w:val="28"/>
            <w:szCs w:val="28"/>
            <w:lang w:val="en-US" w:eastAsia="zh-CN"/>
          </w:rPr>
          <w:t>M</w:t>
        </w:r>
      </w:ins>
      <w:ins w:id="309" w:author="嶒棚文" w:date="2021-06-11T22:56:19Z">
        <w:r>
          <w:rPr>
            <w:rFonts w:hint="eastAsia" w:ascii="华文仿宋" w:hAnsi="华文仿宋" w:eastAsia="华文仿宋"/>
            <w:sz w:val="28"/>
            <w:szCs w:val="28"/>
            <w:lang w:val="en-US" w:eastAsia="zh-CN"/>
          </w:rPr>
          <w:t>ware</w:t>
        </w:r>
      </w:ins>
      <w:ins w:id="310" w:author="嶒棚文" w:date="2021-06-11T22:56:23Z">
        <w:r>
          <w:rPr>
            <w:rFonts w:hint="eastAsia" w:ascii="华文仿宋" w:hAnsi="华文仿宋" w:eastAsia="华文仿宋"/>
            <w:sz w:val="28"/>
            <w:szCs w:val="28"/>
            <w:lang w:val="en-US" w:eastAsia="zh-CN"/>
          </w:rPr>
          <w:t>生成</w:t>
        </w:r>
      </w:ins>
      <w:ins w:id="311" w:author="嶒棚文" w:date="2021-06-11T22:56:26Z">
        <w:r>
          <w:rPr>
            <w:rFonts w:hint="eastAsia" w:ascii="华文仿宋" w:hAnsi="华文仿宋" w:eastAsia="华文仿宋"/>
            <w:sz w:val="28"/>
            <w:szCs w:val="28"/>
            <w:lang w:val="en-US" w:eastAsia="zh-CN"/>
          </w:rPr>
          <w:t>两个</w:t>
        </w:r>
      </w:ins>
      <w:ins w:id="312" w:author="嶒棚文" w:date="2021-06-11T22:56:29Z">
        <w:r>
          <w:rPr>
            <w:rFonts w:hint="eastAsia" w:ascii="华文仿宋" w:hAnsi="华文仿宋" w:eastAsia="华文仿宋"/>
            <w:sz w:val="28"/>
            <w:szCs w:val="28"/>
            <w:lang w:val="en-US" w:eastAsia="zh-CN"/>
          </w:rPr>
          <w:t>W</w:t>
        </w:r>
      </w:ins>
      <w:ins w:id="313" w:author="嶒棚文" w:date="2021-06-11T22:56:31Z">
        <w:r>
          <w:rPr>
            <w:rFonts w:hint="eastAsia" w:ascii="华文仿宋" w:hAnsi="华文仿宋" w:eastAsia="华文仿宋"/>
            <w:sz w:val="28"/>
            <w:szCs w:val="28"/>
            <w:lang w:val="en-US" w:eastAsia="zh-CN"/>
          </w:rPr>
          <w:t>indows</w:t>
        </w:r>
      </w:ins>
      <w:ins w:id="314" w:author="嶒棚文" w:date="2021-06-11T22:56:32Z">
        <w:r>
          <w:rPr>
            <w:rFonts w:hint="eastAsia" w:ascii="华文仿宋" w:hAnsi="华文仿宋" w:eastAsia="华文仿宋"/>
            <w:sz w:val="28"/>
            <w:szCs w:val="28"/>
            <w:lang w:val="en-US" w:eastAsia="zh-CN"/>
          </w:rPr>
          <w:t>系统</w:t>
        </w:r>
      </w:ins>
      <w:ins w:id="315" w:author="嶒棚文" w:date="2021-06-11T22:56:33Z">
        <w:r>
          <w:rPr>
            <w:rFonts w:hint="eastAsia" w:ascii="华文仿宋" w:hAnsi="华文仿宋" w:eastAsia="华文仿宋"/>
            <w:sz w:val="28"/>
            <w:szCs w:val="28"/>
            <w:lang w:val="en-US" w:eastAsia="zh-CN"/>
          </w:rPr>
          <w:t>的</w:t>
        </w:r>
      </w:ins>
      <w:ins w:id="316" w:author="嶒棚文" w:date="2021-06-11T22:56:35Z">
        <w:r>
          <w:rPr>
            <w:rFonts w:hint="eastAsia" w:ascii="华文仿宋" w:hAnsi="华文仿宋" w:eastAsia="华文仿宋"/>
            <w:sz w:val="28"/>
            <w:szCs w:val="28"/>
            <w:lang w:val="en-US" w:eastAsia="zh-CN"/>
          </w:rPr>
          <w:t>虚拟机</w:t>
        </w:r>
      </w:ins>
      <w:ins w:id="317" w:author="嶒棚文" w:date="2021-06-11T22:56:36Z">
        <w:r>
          <w:rPr>
            <w:rFonts w:hint="eastAsia" w:ascii="华文仿宋" w:hAnsi="华文仿宋" w:eastAsia="华文仿宋"/>
            <w:sz w:val="28"/>
            <w:szCs w:val="28"/>
            <w:lang w:val="en-US" w:eastAsia="zh-CN"/>
          </w:rPr>
          <w:t>用以</w:t>
        </w:r>
      </w:ins>
      <w:ins w:id="318" w:author="嶒棚文" w:date="2021-06-11T22:56:38Z">
        <w:r>
          <w:rPr>
            <w:rFonts w:hint="eastAsia" w:ascii="华文仿宋" w:hAnsi="华文仿宋" w:eastAsia="华文仿宋"/>
            <w:sz w:val="28"/>
            <w:szCs w:val="28"/>
            <w:lang w:val="en-US" w:eastAsia="zh-CN"/>
          </w:rPr>
          <w:t>仿真</w:t>
        </w:r>
      </w:ins>
      <w:ins w:id="319" w:author="嶒棚文" w:date="2021-06-11T22:56:41Z">
        <w:r>
          <w:rPr>
            <w:rFonts w:hint="eastAsia" w:ascii="华文仿宋" w:hAnsi="华文仿宋" w:eastAsia="华文仿宋"/>
            <w:sz w:val="28"/>
            <w:szCs w:val="28"/>
            <w:lang w:val="en-US" w:eastAsia="zh-CN"/>
          </w:rPr>
          <w:t>医疗机构</w:t>
        </w:r>
      </w:ins>
      <w:ins w:id="320" w:author="嶒棚文" w:date="2021-06-11T22:56:43Z">
        <w:r>
          <w:rPr>
            <w:rFonts w:hint="eastAsia" w:ascii="华文仿宋" w:hAnsi="华文仿宋" w:eastAsia="华文仿宋"/>
            <w:sz w:val="28"/>
            <w:szCs w:val="28"/>
            <w:lang w:val="en-US" w:eastAsia="zh-CN"/>
          </w:rPr>
          <w:t>方</w:t>
        </w:r>
      </w:ins>
      <w:ins w:id="321" w:author="嶒棚文" w:date="2021-06-11T22:56:44Z">
        <w:r>
          <w:rPr>
            <w:rFonts w:hint="eastAsia" w:ascii="华文仿宋" w:hAnsi="华文仿宋" w:eastAsia="华文仿宋"/>
            <w:sz w:val="28"/>
            <w:szCs w:val="28"/>
            <w:lang w:val="en-US" w:eastAsia="zh-CN"/>
          </w:rPr>
          <w:t>和</w:t>
        </w:r>
      </w:ins>
      <w:ins w:id="322" w:author="嶒棚文" w:date="2021-06-11T22:56:46Z">
        <w:r>
          <w:rPr>
            <w:rFonts w:hint="eastAsia" w:ascii="华文仿宋" w:hAnsi="华文仿宋" w:eastAsia="华文仿宋"/>
            <w:sz w:val="28"/>
            <w:szCs w:val="28"/>
            <w:lang w:val="en-US" w:eastAsia="zh-CN"/>
          </w:rPr>
          <w:t>病人方</w:t>
        </w:r>
      </w:ins>
      <w:ins w:id="323" w:author="嶒棚文" w:date="2021-06-11T22:56:47Z">
        <w:r>
          <w:rPr>
            <w:rFonts w:hint="eastAsia" w:ascii="华文仿宋" w:hAnsi="华文仿宋" w:eastAsia="华文仿宋"/>
            <w:sz w:val="28"/>
            <w:szCs w:val="28"/>
            <w:lang w:val="en-US" w:eastAsia="zh-CN"/>
          </w:rPr>
          <w:t>，</w:t>
        </w:r>
      </w:ins>
      <w:ins w:id="324" w:author="嶒棚文" w:date="2021-06-11T22:56:48Z">
        <w:r>
          <w:rPr>
            <w:rFonts w:hint="eastAsia" w:ascii="华文仿宋" w:hAnsi="华文仿宋" w:eastAsia="华文仿宋"/>
            <w:sz w:val="28"/>
            <w:szCs w:val="28"/>
            <w:lang w:val="en-US" w:eastAsia="zh-CN"/>
          </w:rPr>
          <w:t>并</w:t>
        </w:r>
      </w:ins>
      <w:ins w:id="325" w:author="嶒棚文" w:date="2021-06-11T22:56:50Z">
        <w:r>
          <w:rPr>
            <w:rFonts w:hint="eastAsia" w:ascii="华文仿宋" w:hAnsi="华文仿宋" w:eastAsia="华文仿宋"/>
            <w:sz w:val="28"/>
            <w:szCs w:val="28"/>
            <w:lang w:val="en-US" w:eastAsia="zh-CN"/>
          </w:rPr>
          <w:t>结合</w:t>
        </w:r>
      </w:ins>
      <w:ins w:id="326" w:author="嶒棚文" w:date="2021-06-11T22:57:07Z">
        <w:r>
          <w:rPr>
            <w:rFonts w:hint="eastAsia" w:ascii="华文仿宋" w:hAnsi="华文仿宋" w:eastAsia="华文仿宋"/>
            <w:sz w:val="28"/>
            <w:szCs w:val="28"/>
            <w:lang w:val="en-US" w:eastAsia="zh-CN"/>
          </w:rPr>
          <w:t>本机</w:t>
        </w:r>
      </w:ins>
      <w:ins w:id="327" w:author="嶒棚文" w:date="2021-06-11T22:57:13Z">
        <w:r>
          <w:rPr>
            <w:rFonts w:hint="eastAsia" w:ascii="华文仿宋" w:hAnsi="华文仿宋" w:eastAsia="华文仿宋"/>
            <w:sz w:val="28"/>
            <w:szCs w:val="28"/>
            <w:lang w:val="en-US" w:eastAsia="zh-CN"/>
          </w:rPr>
          <w:t>搭建I</w:t>
        </w:r>
      </w:ins>
      <w:ins w:id="328" w:author="嶒棚文" w:date="2021-06-11T22:57:14Z">
        <w:r>
          <w:rPr>
            <w:rFonts w:hint="eastAsia" w:ascii="华文仿宋" w:hAnsi="华文仿宋" w:eastAsia="华文仿宋"/>
            <w:sz w:val="28"/>
            <w:szCs w:val="28"/>
            <w:lang w:val="en-US" w:eastAsia="zh-CN"/>
          </w:rPr>
          <w:t>PFS</w:t>
        </w:r>
      </w:ins>
      <w:ins w:id="329" w:author="嶒棚文" w:date="2021-06-11T23:09:53Z">
        <w:r>
          <w:rPr>
            <w:rFonts w:hint="eastAsia" w:ascii="华文仿宋" w:hAnsi="华文仿宋" w:eastAsia="华文仿宋"/>
            <w:sz w:val="28"/>
            <w:szCs w:val="28"/>
            <w:lang w:val="en-US" w:eastAsia="zh-CN"/>
          </w:rPr>
          <w:t>与</w:t>
        </w:r>
      </w:ins>
      <w:ins w:id="330" w:author="嶒棚文" w:date="2021-06-11T23:09:54Z">
        <w:r>
          <w:rPr>
            <w:rFonts w:hint="eastAsia" w:ascii="华文仿宋" w:hAnsi="华文仿宋" w:eastAsia="华文仿宋"/>
            <w:sz w:val="28"/>
            <w:szCs w:val="28"/>
            <w:lang w:val="en-US" w:eastAsia="zh-CN"/>
          </w:rPr>
          <w:t>相关</w:t>
        </w:r>
      </w:ins>
      <w:ins w:id="331" w:author="嶒棚文" w:date="2021-06-11T23:09:56Z">
        <w:r>
          <w:rPr>
            <w:rFonts w:hint="eastAsia" w:ascii="华文仿宋" w:hAnsi="华文仿宋" w:eastAsia="华文仿宋"/>
            <w:sz w:val="28"/>
            <w:szCs w:val="28"/>
            <w:lang w:val="en-US" w:eastAsia="zh-CN"/>
          </w:rPr>
          <w:t>环境</w:t>
        </w:r>
      </w:ins>
      <w:ins w:id="332" w:author="嶒棚文" w:date="2021-06-11T22:57:20Z">
        <w:r>
          <w:rPr>
            <w:rFonts w:hint="eastAsia" w:ascii="华文仿宋" w:hAnsi="华文仿宋" w:eastAsia="华文仿宋"/>
            <w:sz w:val="28"/>
            <w:szCs w:val="28"/>
            <w:lang w:val="en-US" w:eastAsia="zh-CN"/>
          </w:rPr>
          <w:t>，</w:t>
        </w:r>
      </w:ins>
      <w:ins w:id="333" w:author="嶒棚文" w:date="2021-06-11T22:57:54Z">
        <w:r>
          <w:rPr>
            <w:rFonts w:hint="eastAsia" w:ascii="华文仿宋" w:hAnsi="华文仿宋" w:eastAsia="华文仿宋"/>
            <w:sz w:val="28"/>
            <w:szCs w:val="28"/>
            <w:lang w:val="en-US" w:eastAsia="zh-CN"/>
          </w:rPr>
          <w:t>为了</w:t>
        </w:r>
      </w:ins>
      <w:ins w:id="334" w:author="嶒棚文" w:date="2021-06-11T22:57:59Z">
        <w:r>
          <w:rPr>
            <w:rFonts w:hint="eastAsia" w:ascii="华文仿宋" w:hAnsi="华文仿宋" w:eastAsia="华文仿宋"/>
            <w:sz w:val="28"/>
            <w:szCs w:val="28"/>
            <w:lang w:val="en-US" w:eastAsia="zh-CN"/>
          </w:rPr>
          <w:t>不泄露</w:t>
        </w:r>
      </w:ins>
      <w:ins w:id="335" w:author="嶒棚文" w:date="2021-06-11T22:58:01Z">
        <w:r>
          <w:rPr>
            <w:rFonts w:hint="eastAsia" w:ascii="华文仿宋" w:hAnsi="华文仿宋" w:eastAsia="华文仿宋"/>
            <w:sz w:val="28"/>
            <w:szCs w:val="28"/>
            <w:lang w:val="en-US" w:eastAsia="zh-CN"/>
          </w:rPr>
          <w:t>隐私信息，</w:t>
        </w:r>
      </w:ins>
      <w:ins w:id="336" w:author="嶒棚文" w:date="2021-06-11T22:58:05Z">
        <w:r>
          <w:rPr>
            <w:rFonts w:hint="eastAsia" w:ascii="华文仿宋" w:hAnsi="华文仿宋" w:eastAsia="华文仿宋"/>
            <w:sz w:val="28"/>
            <w:szCs w:val="28"/>
            <w:lang w:val="en-US" w:eastAsia="zh-CN"/>
          </w:rPr>
          <w:t>仿真过程</w:t>
        </w:r>
      </w:ins>
      <w:ins w:id="337" w:author="嶒棚文" w:date="2021-06-11T22:58:06Z">
        <w:r>
          <w:rPr>
            <w:rFonts w:hint="eastAsia" w:ascii="华文仿宋" w:hAnsi="华文仿宋" w:eastAsia="华文仿宋"/>
            <w:sz w:val="28"/>
            <w:szCs w:val="28"/>
            <w:lang w:val="en-US" w:eastAsia="zh-CN"/>
          </w:rPr>
          <w:t>中的</w:t>
        </w:r>
      </w:ins>
      <w:ins w:id="338" w:author="嶒棚文" w:date="2021-06-11T22:58:11Z">
        <w:r>
          <w:rPr>
            <w:rFonts w:hint="eastAsia" w:ascii="华文仿宋" w:hAnsi="华文仿宋" w:eastAsia="华文仿宋"/>
            <w:sz w:val="28"/>
            <w:szCs w:val="28"/>
            <w:lang w:val="en-US" w:eastAsia="zh-CN"/>
          </w:rPr>
          <w:t>隐私数据</w:t>
        </w:r>
      </w:ins>
      <w:ins w:id="339" w:author="嶒棚文" w:date="2021-06-11T22:58:37Z">
        <w:r>
          <w:rPr>
            <w:rFonts w:hint="eastAsia" w:ascii="华文仿宋" w:hAnsi="华文仿宋" w:eastAsia="华文仿宋"/>
            <w:sz w:val="28"/>
            <w:szCs w:val="28"/>
            <w:lang w:val="en-US" w:eastAsia="zh-CN"/>
          </w:rPr>
          <w:t>由</w:t>
        </w:r>
      </w:ins>
      <w:ins w:id="340" w:author="嶒棚文" w:date="2021-06-11T22:58:31Z">
        <w:r>
          <w:rPr>
            <w:rFonts w:hint="eastAsia" w:ascii="华文仿宋" w:hAnsi="华文仿宋" w:eastAsia="华文仿宋"/>
            <w:sz w:val="28"/>
            <w:szCs w:val="28"/>
            <w:lang w:val="en-US" w:eastAsia="zh-CN"/>
          </w:rPr>
          <w:t>我们</w:t>
        </w:r>
      </w:ins>
      <w:ins w:id="341" w:author="嶒棚文" w:date="2021-06-11T22:58:25Z">
        <w:r>
          <w:rPr>
            <w:rFonts w:hint="eastAsia" w:ascii="华文仿宋" w:hAnsi="华文仿宋" w:eastAsia="华文仿宋"/>
            <w:sz w:val="28"/>
            <w:szCs w:val="28"/>
            <w:lang w:val="en-US" w:eastAsia="zh-CN"/>
          </w:rPr>
          <w:t>自定义</w:t>
        </w:r>
      </w:ins>
      <w:ins w:id="342" w:author="嶒棚文" w:date="2021-06-11T22:58:43Z">
        <w:r>
          <w:rPr>
            <w:rFonts w:hint="eastAsia" w:ascii="华文仿宋" w:hAnsi="华文仿宋" w:eastAsia="华文仿宋"/>
            <w:sz w:val="28"/>
            <w:szCs w:val="28"/>
            <w:lang w:val="en-US" w:eastAsia="zh-CN"/>
          </w:rPr>
          <w:t>，</w:t>
        </w:r>
      </w:ins>
      <w:ins w:id="343" w:author="嶒棚文" w:date="2021-06-11T22:58:52Z">
        <w:r>
          <w:rPr>
            <w:rFonts w:hint="eastAsia" w:ascii="华文仿宋" w:hAnsi="华文仿宋" w:eastAsia="华文仿宋"/>
            <w:sz w:val="28"/>
            <w:szCs w:val="28"/>
            <w:lang w:val="en-US" w:eastAsia="zh-CN"/>
          </w:rPr>
          <w:t>只保留</w:t>
        </w:r>
      </w:ins>
      <w:ins w:id="344" w:author="嶒棚文" w:date="2021-06-11T22:58:45Z">
        <w:r>
          <w:rPr>
            <w:rFonts w:hint="eastAsia" w:ascii="华文仿宋" w:hAnsi="华文仿宋" w:eastAsia="华文仿宋"/>
            <w:sz w:val="28"/>
            <w:szCs w:val="28"/>
            <w:lang w:val="en-US" w:eastAsia="zh-CN"/>
          </w:rPr>
          <w:t>图片数据</w:t>
        </w:r>
      </w:ins>
      <w:ins w:id="345" w:author="嶒棚文" w:date="2021-06-11T22:58:46Z">
        <w:r>
          <w:rPr>
            <w:rFonts w:hint="eastAsia" w:ascii="华文仿宋" w:hAnsi="华文仿宋" w:eastAsia="华文仿宋"/>
            <w:sz w:val="28"/>
            <w:szCs w:val="28"/>
            <w:lang w:val="en-US" w:eastAsia="zh-CN"/>
          </w:rPr>
          <w:t>为</w:t>
        </w:r>
      </w:ins>
      <w:ins w:id="346" w:author="嶒棚文" w:date="2021-06-11T22:58:55Z">
        <w:r>
          <w:rPr>
            <w:rFonts w:hint="eastAsia" w:ascii="华文仿宋" w:hAnsi="华文仿宋" w:eastAsia="华文仿宋"/>
            <w:sz w:val="28"/>
            <w:szCs w:val="28"/>
            <w:lang w:val="en-US" w:eastAsia="zh-CN"/>
          </w:rPr>
          <w:t>原数据</w:t>
        </w:r>
      </w:ins>
      <w:ins w:id="347" w:author="嶒棚文" w:date="2021-06-11T22:59:15Z">
        <w:r>
          <w:rPr>
            <w:rFonts w:hint="eastAsia" w:ascii="华文仿宋" w:hAnsi="华文仿宋" w:eastAsia="华文仿宋"/>
            <w:sz w:val="28"/>
            <w:szCs w:val="28"/>
            <w:lang w:val="en-US" w:eastAsia="zh-CN"/>
          </w:rPr>
          <w:t>。</w:t>
        </w:r>
      </w:ins>
      <w:ins w:id="348" w:author="嶒棚文" w:date="2021-06-11T22:59:58Z">
        <w:r>
          <w:rPr>
            <w:rFonts w:hint="eastAsia" w:ascii="华文仿宋" w:hAnsi="华文仿宋" w:eastAsia="华文仿宋"/>
            <w:sz w:val="28"/>
            <w:szCs w:val="28"/>
            <w:lang w:val="en-US" w:eastAsia="zh-CN"/>
          </w:rPr>
          <w:t>图像</w:t>
        </w:r>
      </w:ins>
      <w:ins w:id="349" w:author="嶒棚文" w:date="2021-06-11T23:00:00Z">
        <w:r>
          <w:rPr>
            <w:rFonts w:hint="eastAsia" w:ascii="华文仿宋" w:hAnsi="华文仿宋" w:eastAsia="华文仿宋"/>
            <w:sz w:val="28"/>
            <w:szCs w:val="28"/>
            <w:lang w:val="en-US" w:eastAsia="zh-CN"/>
          </w:rPr>
          <w:t>集</w:t>
        </w:r>
      </w:ins>
      <w:ins w:id="350" w:author="嶒棚文" w:date="2021-06-11T22:59:45Z">
        <w:r>
          <w:rPr>
            <w:rFonts w:hint="eastAsia" w:ascii="华文仿宋" w:hAnsi="华文仿宋" w:eastAsia="华文仿宋"/>
            <w:sz w:val="28"/>
            <w:szCs w:val="28"/>
            <w:lang w:val="en-US" w:eastAsia="zh-CN"/>
          </w:rPr>
          <w:t>经过</w:t>
        </w:r>
      </w:ins>
      <w:ins w:id="351" w:author="嶒棚文" w:date="2021-06-11T22:59:19Z">
        <w:r>
          <w:rPr>
            <w:rFonts w:hint="eastAsia" w:ascii="华文仿宋" w:hAnsi="华文仿宋" w:eastAsia="华文仿宋"/>
            <w:sz w:val="28"/>
            <w:szCs w:val="28"/>
            <w:lang w:val="en-US" w:eastAsia="zh-CN"/>
          </w:rPr>
          <w:t>TF</w:t>
        </w:r>
      </w:ins>
      <w:ins w:id="352" w:author="嶒棚文" w:date="2021-06-11T22:59:20Z">
        <w:r>
          <w:rPr>
            <w:rFonts w:hint="eastAsia" w:ascii="华文仿宋" w:hAnsi="华文仿宋" w:eastAsia="华文仿宋"/>
            <w:sz w:val="28"/>
            <w:szCs w:val="28"/>
            <w:lang w:val="en-US" w:eastAsia="zh-CN"/>
          </w:rPr>
          <w:t>DAI</w:t>
        </w:r>
      </w:ins>
      <w:ins w:id="353" w:author="嶒棚文" w:date="2021-06-11T22:59:48Z">
        <w:r>
          <w:rPr>
            <w:rFonts w:hint="eastAsia" w:ascii="华文仿宋" w:hAnsi="华文仿宋" w:eastAsia="华文仿宋"/>
            <w:sz w:val="28"/>
            <w:szCs w:val="28"/>
            <w:lang w:val="en-US" w:eastAsia="zh-CN"/>
          </w:rPr>
          <w:t>之后的</w:t>
        </w:r>
      </w:ins>
      <w:ins w:id="354" w:author="嶒棚文" w:date="2021-06-11T23:00:08Z">
        <w:r>
          <w:rPr>
            <w:rFonts w:hint="eastAsia" w:ascii="华文仿宋" w:hAnsi="华文仿宋" w:eastAsia="华文仿宋"/>
            <w:sz w:val="28"/>
            <w:szCs w:val="28"/>
            <w:lang w:val="en-US" w:eastAsia="zh-CN"/>
          </w:rPr>
          <w:t>生成</w:t>
        </w:r>
      </w:ins>
      <w:ins w:id="355" w:author="嶒棚文" w:date="2021-06-11T23:00:12Z">
        <w:r>
          <w:rPr>
            <w:rFonts w:hint="eastAsia" w:ascii="华文仿宋" w:hAnsi="华文仿宋" w:eastAsia="华文仿宋"/>
            <w:sz w:val="28"/>
            <w:szCs w:val="28"/>
            <w:lang w:val="en-US" w:eastAsia="zh-CN"/>
          </w:rPr>
          <w:t>诊断</w:t>
        </w:r>
      </w:ins>
      <w:ins w:id="356" w:author="嶒棚文" w:date="2021-06-11T23:00:13Z">
        <w:r>
          <w:rPr>
            <w:rFonts w:hint="eastAsia" w:ascii="华文仿宋" w:hAnsi="华文仿宋" w:eastAsia="华文仿宋"/>
            <w:sz w:val="28"/>
            <w:szCs w:val="28"/>
            <w:lang w:val="en-US" w:eastAsia="zh-CN"/>
          </w:rPr>
          <w:t>结果</w:t>
        </w:r>
      </w:ins>
      <w:ins w:id="357" w:author="嶒棚文" w:date="2021-06-11T23:00:14Z">
        <w:r>
          <w:rPr>
            <w:rFonts w:hint="eastAsia" w:ascii="华文仿宋" w:hAnsi="华文仿宋" w:eastAsia="华文仿宋"/>
            <w:sz w:val="28"/>
            <w:szCs w:val="28"/>
            <w:lang w:val="en-US" w:eastAsia="zh-CN"/>
          </w:rPr>
          <w:t>，</w:t>
        </w:r>
      </w:ins>
      <w:ins w:id="358" w:author="嶒棚文" w:date="2021-06-11T23:00:16Z">
        <w:r>
          <w:rPr>
            <w:rFonts w:hint="eastAsia" w:ascii="华文仿宋" w:hAnsi="华文仿宋" w:eastAsia="华文仿宋"/>
            <w:sz w:val="28"/>
            <w:szCs w:val="28"/>
            <w:lang w:val="en-US" w:eastAsia="zh-CN"/>
          </w:rPr>
          <w:t>其中</w:t>
        </w:r>
      </w:ins>
      <w:ins w:id="359" w:author="嶒棚文" w:date="2021-06-11T23:00:21Z">
        <w:r>
          <w:rPr>
            <w:rFonts w:hint="eastAsia" w:ascii="华文仿宋" w:hAnsi="华文仿宋" w:eastAsia="华文仿宋"/>
            <w:sz w:val="28"/>
            <w:szCs w:val="28"/>
            <w:lang w:val="en-US" w:eastAsia="zh-CN"/>
          </w:rPr>
          <w:t>包含</w:t>
        </w:r>
      </w:ins>
      <w:ins w:id="360" w:author="嶒棚文" w:date="2021-06-11T23:00:42Z">
        <w:r>
          <w:rPr>
            <w:rFonts w:hint="eastAsia" w:ascii="华文仿宋" w:hAnsi="华文仿宋" w:eastAsia="华文仿宋"/>
            <w:sz w:val="28"/>
            <w:szCs w:val="28"/>
            <w:lang w:val="en-US" w:eastAsia="zh-CN"/>
          </w:rPr>
          <w:t>分级</w:t>
        </w:r>
      </w:ins>
      <w:ins w:id="361" w:author="嶒棚文" w:date="2021-06-11T23:00:44Z">
        <w:r>
          <w:rPr>
            <w:rFonts w:hint="eastAsia" w:ascii="华文仿宋" w:hAnsi="华文仿宋" w:eastAsia="华文仿宋"/>
            <w:sz w:val="28"/>
            <w:szCs w:val="28"/>
            <w:lang w:val="en-US" w:eastAsia="zh-CN"/>
          </w:rPr>
          <w:t>结果</w:t>
        </w:r>
      </w:ins>
      <w:ins w:id="362" w:author="嶒棚文" w:date="2021-06-11T23:00:47Z">
        <w:r>
          <w:rPr>
            <w:rFonts w:hint="eastAsia" w:ascii="华文仿宋" w:hAnsi="华文仿宋" w:eastAsia="华文仿宋"/>
            <w:sz w:val="28"/>
            <w:szCs w:val="28"/>
            <w:lang w:val="en-US" w:eastAsia="zh-CN"/>
          </w:rPr>
          <w:t>以及</w:t>
        </w:r>
      </w:ins>
      <w:ins w:id="363" w:author="嶒棚文" w:date="2021-06-11T23:01:12Z">
        <w:r>
          <w:rPr>
            <w:rFonts w:hint="eastAsia" w:ascii="华文仿宋" w:hAnsi="华文仿宋" w:eastAsia="华文仿宋"/>
            <w:sz w:val="28"/>
            <w:szCs w:val="28"/>
            <w:lang w:val="en-US" w:eastAsia="zh-CN"/>
          </w:rPr>
          <w:t>取值范围</w:t>
        </w:r>
      </w:ins>
      <w:ins w:id="364" w:author="嶒棚文" w:date="2021-06-11T23:01:13Z">
        <w:r>
          <w:rPr>
            <w:rFonts w:hint="eastAsia" w:ascii="华文仿宋" w:hAnsi="华文仿宋" w:eastAsia="华文仿宋"/>
            <w:sz w:val="28"/>
            <w:szCs w:val="28"/>
            <w:lang w:val="en-US" w:eastAsia="zh-CN"/>
          </w:rPr>
          <w:t>为</w:t>
        </w:r>
      </w:ins>
      <w:ins w:id="365" w:author="嶒棚文" w:date="2021-06-11T23:01:17Z">
        <w:r>
          <w:rPr>
            <w:rFonts w:hint="eastAsia" w:ascii="华文仿宋" w:hAnsi="华文仿宋" w:eastAsia="华文仿宋"/>
            <w:sz w:val="28"/>
            <w:szCs w:val="28"/>
            <w:lang w:val="en-US" w:eastAsia="zh-CN"/>
          </w:rPr>
          <w:t>0</w:t>
        </w:r>
      </w:ins>
      <w:ins w:id="366" w:author="嶒棚文" w:date="2021-06-11T23:01:20Z">
        <w:r>
          <w:rPr>
            <w:rFonts w:hint="eastAsia" w:ascii="华文仿宋" w:hAnsi="华文仿宋" w:eastAsia="华文仿宋"/>
            <w:sz w:val="28"/>
            <w:szCs w:val="28"/>
            <w:lang w:val="en-US" w:eastAsia="zh-CN"/>
          </w:rPr>
          <w:t>：</w:t>
        </w:r>
      </w:ins>
      <w:ins w:id="367" w:author="嶒棚文" w:date="2021-06-11T23:01:18Z">
        <w:r>
          <w:rPr>
            <w:rFonts w:hint="eastAsia" w:ascii="华文仿宋" w:hAnsi="华文仿宋" w:eastAsia="华文仿宋"/>
            <w:sz w:val="28"/>
            <w:szCs w:val="28"/>
            <w:lang w:val="en-US" w:eastAsia="zh-CN"/>
          </w:rPr>
          <w:t>1</w:t>
        </w:r>
      </w:ins>
      <w:ins w:id="368" w:author="嶒棚文" w:date="2021-06-11T23:00:57Z">
        <w:r>
          <w:rPr>
            <w:rFonts w:hint="eastAsia" w:ascii="华文仿宋" w:hAnsi="华文仿宋" w:eastAsia="华文仿宋"/>
            <w:sz w:val="28"/>
            <w:szCs w:val="28"/>
            <w:lang w:val="en-US" w:eastAsia="zh-CN"/>
          </w:rPr>
          <w:t>的</w:t>
        </w:r>
      </w:ins>
      <w:ins w:id="369" w:author="嶒棚文" w:date="2021-06-11T23:01:06Z">
        <w:r>
          <w:rPr>
            <w:rFonts w:hint="eastAsia" w:ascii="华文仿宋" w:hAnsi="华文仿宋" w:eastAsia="华文仿宋"/>
            <w:sz w:val="28"/>
            <w:szCs w:val="28"/>
            <w:lang w:val="en-US" w:eastAsia="zh-CN"/>
          </w:rPr>
          <w:t>可信度</w:t>
        </w:r>
      </w:ins>
      <w:ins w:id="370" w:author="嶒棚文" w:date="2021-06-11T23:01:25Z">
        <w:r>
          <w:rPr>
            <w:rFonts w:hint="eastAsia" w:ascii="华文仿宋" w:hAnsi="华文仿宋" w:eastAsia="华文仿宋"/>
            <w:sz w:val="28"/>
            <w:szCs w:val="28"/>
            <w:lang w:val="en-US" w:eastAsia="zh-CN"/>
          </w:rPr>
          <w:t>。</w:t>
        </w:r>
      </w:ins>
      <w:ins w:id="371" w:author="嶒棚文" w:date="2021-06-11T23:01:28Z">
        <w:r>
          <w:rPr>
            <w:rFonts w:hint="eastAsia" w:ascii="华文仿宋" w:hAnsi="华文仿宋" w:eastAsia="华文仿宋"/>
            <w:sz w:val="28"/>
            <w:szCs w:val="28"/>
            <w:lang w:val="en-US" w:eastAsia="zh-CN"/>
          </w:rPr>
          <w:t>我</w:t>
        </w:r>
      </w:ins>
      <w:ins w:id="372" w:author="嶒棚文" w:date="2021-06-11T23:01:29Z">
        <w:r>
          <w:rPr>
            <w:rFonts w:hint="eastAsia" w:ascii="华文仿宋" w:hAnsi="华文仿宋" w:eastAsia="华文仿宋"/>
            <w:sz w:val="28"/>
            <w:szCs w:val="28"/>
            <w:lang w:val="en-US" w:eastAsia="zh-CN"/>
          </w:rPr>
          <w:t>们</w:t>
        </w:r>
      </w:ins>
      <w:ins w:id="373" w:author="嶒棚文" w:date="2021-06-11T23:01:31Z">
        <w:r>
          <w:rPr>
            <w:rFonts w:hint="eastAsia" w:ascii="华文仿宋" w:hAnsi="华文仿宋" w:eastAsia="华文仿宋"/>
            <w:sz w:val="28"/>
            <w:szCs w:val="28"/>
            <w:lang w:val="en-US" w:eastAsia="zh-CN"/>
          </w:rPr>
          <w:t>还增加</w:t>
        </w:r>
      </w:ins>
      <w:ins w:id="374" w:author="嶒棚文" w:date="2021-06-11T23:01:32Z">
        <w:r>
          <w:rPr>
            <w:rFonts w:hint="eastAsia" w:ascii="华文仿宋" w:hAnsi="华文仿宋" w:eastAsia="华文仿宋"/>
            <w:sz w:val="28"/>
            <w:szCs w:val="28"/>
            <w:lang w:val="en-US" w:eastAsia="zh-CN"/>
          </w:rPr>
          <w:t>了</w:t>
        </w:r>
      </w:ins>
      <w:ins w:id="375" w:author="嶒棚文" w:date="2021-06-11T23:01:33Z">
        <w:r>
          <w:rPr>
            <w:rFonts w:hint="eastAsia" w:ascii="华文仿宋" w:hAnsi="华文仿宋" w:eastAsia="华文仿宋"/>
            <w:sz w:val="28"/>
            <w:szCs w:val="28"/>
            <w:lang w:val="en-US" w:eastAsia="zh-CN"/>
          </w:rPr>
          <w:t>模型</w:t>
        </w:r>
      </w:ins>
      <w:ins w:id="376" w:author="嶒棚文" w:date="2021-06-11T23:01:34Z">
        <w:r>
          <w:rPr>
            <w:rFonts w:hint="eastAsia" w:ascii="华文仿宋" w:hAnsi="华文仿宋" w:eastAsia="华文仿宋"/>
            <w:sz w:val="28"/>
            <w:szCs w:val="28"/>
            <w:lang w:val="en-US" w:eastAsia="zh-CN"/>
          </w:rPr>
          <w:t>检测</w:t>
        </w:r>
      </w:ins>
      <w:ins w:id="377" w:author="嶒棚文" w:date="2021-06-11T23:01:36Z">
        <w:r>
          <w:rPr>
            <w:rFonts w:hint="eastAsia" w:ascii="华文仿宋" w:hAnsi="华文仿宋" w:eastAsia="华文仿宋"/>
            <w:sz w:val="28"/>
            <w:szCs w:val="28"/>
            <w:lang w:val="en-US" w:eastAsia="zh-CN"/>
          </w:rPr>
          <w:t>模块</w:t>
        </w:r>
      </w:ins>
      <w:ins w:id="378" w:author="嶒棚文" w:date="2021-06-11T23:01:37Z">
        <w:r>
          <w:rPr>
            <w:rFonts w:hint="eastAsia" w:ascii="华文仿宋" w:hAnsi="华文仿宋" w:eastAsia="华文仿宋"/>
            <w:sz w:val="28"/>
            <w:szCs w:val="28"/>
            <w:lang w:val="en-US" w:eastAsia="zh-CN"/>
          </w:rPr>
          <w:t>，</w:t>
        </w:r>
      </w:ins>
      <w:ins w:id="379" w:author="嶒棚文" w:date="2021-06-11T23:01:39Z">
        <w:r>
          <w:rPr>
            <w:rFonts w:hint="eastAsia" w:ascii="华文仿宋" w:hAnsi="华文仿宋" w:eastAsia="华文仿宋"/>
            <w:sz w:val="28"/>
            <w:szCs w:val="28"/>
            <w:lang w:val="en-US" w:eastAsia="zh-CN"/>
          </w:rPr>
          <w:t>即</w:t>
        </w:r>
      </w:ins>
      <w:ins w:id="380" w:author="嶒棚文" w:date="2021-06-11T23:01:44Z">
        <w:r>
          <w:rPr>
            <w:rFonts w:hint="eastAsia" w:ascii="华文仿宋" w:hAnsi="华文仿宋" w:eastAsia="华文仿宋"/>
            <w:sz w:val="28"/>
            <w:szCs w:val="28"/>
            <w:lang w:val="en-US" w:eastAsia="zh-CN"/>
          </w:rPr>
          <w:t>医疗机构</w:t>
        </w:r>
      </w:ins>
      <w:ins w:id="381" w:author="嶒棚文" w:date="2021-06-11T23:01:47Z">
        <w:r>
          <w:rPr>
            <w:rFonts w:hint="eastAsia" w:ascii="华文仿宋" w:hAnsi="华文仿宋" w:eastAsia="华文仿宋"/>
            <w:sz w:val="28"/>
            <w:szCs w:val="28"/>
            <w:lang w:val="en-US" w:eastAsia="zh-CN"/>
          </w:rPr>
          <w:t>方</w:t>
        </w:r>
      </w:ins>
      <w:ins w:id="382" w:author="嶒棚文" w:date="2021-06-11T23:01:49Z">
        <w:r>
          <w:rPr>
            <w:rFonts w:hint="eastAsia" w:ascii="华文仿宋" w:hAnsi="华文仿宋" w:eastAsia="华文仿宋"/>
            <w:sz w:val="28"/>
            <w:szCs w:val="28"/>
            <w:lang w:val="en-US" w:eastAsia="zh-CN"/>
          </w:rPr>
          <w:t>可选择</w:t>
        </w:r>
      </w:ins>
      <w:ins w:id="383" w:author="嶒棚文" w:date="2021-06-11T23:01:54Z">
        <w:r>
          <w:rPr>
            <w:rFonts w:hint="eastAsia" w:ascii="华文仿宋" w:hAnsi="华文仿宋" w:eastAsia="华文仿宋"/>
            <w:sz w:val="28"/>
            <w:szCs w:val="28"/>
            <w:lang w:val="en-US" w:eastAsia="zh-CN"/>
          </w:rPr>
          <w:t>上传</w:t>
        </w:r>
      </w:ins>
      <w:ins w:id="384" w:author="嶒棚文" w:date="2021-06-11T23:01:58Z">
        <w:r>
          <w:rPr>
            <w:rFonts w:hint="eastAsia" w:ascii="华文仿宋" w:hAnsi="华文仿宋" w:eastAsia="华文仿宋"/>
            <w:sz w:val="28"/>
            <w:szCs w:val="28"/>
            <w:lang w:val="en-US" w:eastAsia="zh-CN"/>
          </w:rPr>
          <w:t>有</w:t>
        </w:r>
      </w:ins>
      <w:ins w:id="385" w:author="嶒棚文" w:date="2021-06-11T23:02:04Z">
        <w:r>
          <w:rPr>
            <w:rFonts w:hint="eastAsia" w:ascii="华文仿宋" w:hAnsi="华文仿宋" w:eastAsia="华文仿宋"/>
            <w:sz w:val="28"/>
            <w:szCs w:val="28"/>
            <w:lang w:val="en-US" w:eastAsia="zh-CN"/>
          </w:rPr>
          <w:t>标识的</w:t>
        </w:r>
      </w:ins>
      <w:ins w:id="386" w:author="嶒棚文" w:date="2021-06-12T00:34:45Z">
        <w:r>
          <w:rPr>
            <w:rFonts w:hint="eastAsia" w:ascii="华文仿宋" w:hAnsi="华文仿宋" w:eastAsia="华文仿宋"/>
            <w:sz w:val="28"/>
            <w:szCs w:val="28"/>
            <w:lang w:val="en-US" w:eastAsia="zh-CN"/>
          </w:rPr>
          <w:t>测试</w:t>
        </w:r>
      </w:ins>
      <w:ins w:id="387" w:author="嶒棚文" w:date="2021-06-11T23:02:06Z">
        <w:r>
          <w:rPr>
            <w:rFonts w:hint="eastAsia" w:ascii="华文仿宋" w:hAnsi="华文仿宋" w:eastAsia="华文仿宋"/>
            <w:sz w:val="28"/>
            <w:szCs w:val="28"/>
            <w:lang w:val="en-US" w:eastAsia="zh-CN"/>
          </w:rPr>
          <w:t>数据集</w:t>
        </w:r>
      </w:ins>
      <w:ins w:id="388" w:author="嶒棚文" w:date="2021-06-11T23:02:10Z">
        <w:r>
          <w:rPr>
            <w:rFonts w:hint="eastAsia" w:ascii="华文仿宋" w:hAnsi="华文仿宋" w:eastAsia="华文仿宋"/>
            <w:sz w:val="28"/>
            <w:szCs w:val="28"/>
            <w:lang w:val="en-US" w:eastAsia="zh-CN"/>
          </w:rPr>
          <w:t>检测</w:t>
        </w:r>
      </w:ins>
      <w:ins w:id="389" w:author="嶒棚文" w:date="2021-06-11T23:02:11Z">
        <w:r>
          <w:rPr>
            <w:rFonts w:hint="eastAsia" w:ascii="华文仿宋" w:hAnsi="华文仿宋" w:eastAsia="华文仿宋"/>
            <w:sz w:val="28"/>
            <w:szCs w:val="28"/>
            <w:lang w:val="en-US" w:eastAsia="zh-CN"/>
          </w:rPr>
          <w:t>T</w:t>
        </w:r>
      </w:ins>
      <w:ins w:id="390" w:author="嶒棚文" w:date="2021-06-11T23:02:12Z">
        <w:r>
          <w:rPr>
            <w:rFonts w:hint="eastAsia" w:ascii="华文仿宋" w:hAnsi="华文仿宋" w:eastAsia="华文仿宋"/>
            <w:sz w:val="28"/>
            <w:szCs w:val="28"/>
            <w:lang w:val="en-US" w:eastAsia="zh-CN"/>
          </w:rPr>
          <w:t>FD</w:t>
        </w:r>
      </w:ins>
      <w:ins w:id="391" w:author="嶒棚文" w:date="2021-06-11T23:02:13Z">
        <w:r>
          <w:rPr>
            <w:rFonts w:hint="eastAsia" w:ascii="华文仿宋" w:hAnsi="华文仿宋" w:eastAsia="华文仿宋"/>
            <w:sz w:val="28"/>
            <w:szCs w:val="28"/>
            <w:lang w:val="en-US" w:eastAsia="zh-CN"/>
          </w:rPr>
          <w:t>AI</w:t>
        </w:r>
      </w:ins>
      <w:ins w:id="392" w:author="嶒棚文" w:date="2021-06-11T23:02:15Z">
        <w:r>
          <w:rPr>
            <w:rFonts w:hint="eastAsia" w:ascii="华文仿宋" w:hAnsi="华文仿宋" w:eastAsia="华文仿宋"/>
            <w:sz w:val="28"/>
            <w:szCs w:val="28"/>
            <w:lang w:val="en-US" w:eastAsia="zh-CN"/>
          </w:rPr>
          <w:t>的</w:t>
        </w:r>
      </w:ins>
      <w:ins w:id="393" w:author="嶒棚文" w:date="2021-06-11T23:02:18Z">
        <w:r>
          <w:rPr>
            <w:rFonts w:hint="eastAsia" w:ascii="华文仿宋" w:hAnsi="华文仿宋" w:eastAsia="华文仿宋"/>
            <w:sz w:val="28"/>
            <w:szCs w:val="28"/>
            <w:lang w:val="en-US" w:eastAsia="zh-CN"/>
          </w:rPr>
          <w:t>能力，</w:t>
        </w:r>
      </w:ins>
      <w:ins w:id="394" w:author="嶒棚文" w:date="2021-06-11T23:02:26Z">
        <w:r>
          <w:rPr>
            <w:rFonts w:hint="eastAsia" w:ascii="华文仿宋" w:hAnsi="华文仿宋" w:eastAsia="华文仿宋"/>
            <w:sz w:val="28"/>
            <w:szCs w:val="28"/>
            <w:lang w:val="en-US" w:eastAsia="zh-CN"/>
          </w:rPr>
          <w:t>并获得</w:t>
        </w:r>
      </w:ins>
      <w:ins w:id="395" w:author="嶒棚文" w:date="2021-06-11T23:02:29Z">
        <w:r>
          <w:rPr>
            <w:rFonts w:hint="eastAsia" w:ascii="华文仿宋" w:hAnsi="华文仿宋" w:eastAsia="华文仿宋"/>
            <w:sz w:val="28"/>
            <w:szCs w:val="28"/>
            <w:lang w:val="en-US" w:eastAsia="zh-CN"/>
          </w:rPr>
          <w:t>模型</w:t>
        </w:r>
      </w:ins>
      <w:ins w:id="396" w:author="嶒棚文" w:date="2021-06-11T23:02:32Z">
        <w:r>
          <w:rPr>
            <w:rFonts w:hint="eastAsia" w:ascii="华文仿宋" w:hAnsi="华文仿宋" w:eastAsia="华文仿宋"/>
            <w:sz w:val="28"/>
            <w:szCs w:val="28"/>
            <w:lang w:val="en-US" w:eastAsia="zh-CN"/>
          </w:rPr>
          <w:t>性能</w:t>
        </w:r>
      </w:ins>
      <w:ins w:id="397" w:author="嶒棚文" w:date="2021-06-11T23:02:34Z">
        <w:r>
          <w:rPr>
            <w:rFonts w:hint="eastAsia" w:ascii="华文仿宋" w:hAnsi="华文仿宋" w:eastAsia="华文仿宋"/>
            <w:sz w:val="28"/>
            <w:szCs w:val="28"/>
            <w:lang w:val="en-US" w:eastAsia="zh-CN"/>
          </w:rPr>
          <w:t>结果，</w:t>
        </w:r>
      </w:ins>
      <w:ins w:id="398" w:author="嶒棚文" w:date="2021-06-11T23:02:37Z">
        <w:r>
          <w:rPr>
            <w:rFonts w:hint="eastAsia" w:ascii="华文仿宋" w:hAnsi="华文仿宋" w:eastAsia="华文仿宋"/>
            <w:sz w:val="28"/>
            <w:szCs w:val="28"/>
            <w:lang w:val="en-US" w:eastAsia="zh-CN"/>
          </w:rPr>
          <w:t>包括</w:t>
        </w:r>
      </w:ins>
      <w:ins w:id="399" w:author="嶒棚文" w:date="2021-06-11T23:03:45Z">
        <w:r>
          <w:rPr>
            <w:rFonts w:hint="eastAsia" w:ascii="华文仿宋" w:hAnsi="华文仿宋" w:eastAsia="华文仿宋"/>
            <w:sz w:val="28"/>
            <w:szCs w:val="28"/>
            <w:lang w:val="en-US" w:eastAsia="zh-CN"/>
          </w:rPr>
          <w:t>accuracy</w:t>
        </w:r>
      </w:ins>
      <w:ins w:id="400" w:author="嶒棚文" w:date="2021-06-11T23:02:44Z">
        <w:r>
          <w:rPr>
            <w:rFonts w:hint="eastAsia" w:ascii="华文仿宋" w:hAnsi="华文仿宋" w:eastAsia="华文仿宋"/>
            <w:sz w:val="28"/>
            <w:szCs w:val="28"/>
            <w:lang w:val="en-US" w:eastAsia="zh-CN"/>
          </w:rPr>
          <w:t>，</w:t>
        </w:r>
      </w:ins>
      <w:ins w:id="401" w:author="嶒棚文" w:date="2021-06-11T23:02:46Z">
        <w:r>
          <w:rPr>
            <w:rFonts w:hint="eastAsia" w:ascii="华文仿宋" w:hAnsi="华文仿宋" w:eastAsia="华文仿宋"/>
            <w:sz w:val="28"/>
            <w:szCs w:val="28"/>
            <w:lang w:val="en-US" w:eastAsia="zh-CN"/>
          </w:rPr>
          <w:t>各</w:t>
        </w:r>
      </w:ins>
      <w:ins w:id="402" w:author="嶒棚文" w:date="2021-06-11T23:02:49Z">
        <w:r>
          <w:rPr>
            <w:rFonts w:hint="eastAsia" w:ascii="华文仿宋" w:hAnsi="华文仿宋" w:eastAsia="华文仿宋"/>
            <w:sz w:val="28"/>
            <w:szCs w:val="28"/>
            <w:lang w:val="en-US" w:eastAsia="zh-CN"/>
          </w:rPr>
          <w:t>分级的</w:t>
        </w:r>
      </w:ins>
      <w:ins w:id="403" w:author="嶒棚文" w:date="2021-06-11T23:03:48Z">
        <w:r>
          <w:rPr>
            <w:rFonts w:hint="eastAsia" w:ascii="华文仿宋" w:hAnsi="华文仿宋" w:eastAsia="华文仿宋"/>
            <w:sz w:val="28"/>
            <w:szCs w:val="28"/>
            <w:lang w:val="en-US" w:eastAsia="zh-CN"/>
          </w:rPr>
          <w:t>pre</w:t>
        </w:r>
      </w:ins>
      <w:ins w:id="404" w:author="嶒棚文" w:date="2021-06-11T23:03:49Z">
        <w:r>
          <w:rPr>
            <w:rFonts w:hint="eastAsia" w:ascii="华文仿宋" w:hAnsi="华文仿宋" w:eastAsia="华文仿宋"/>
            <w:sz w:val="28"/>
            <w:szCs w:val="28"/>
            <w:lang w:val="en-US" w:eastAsia="zh-CN"/>
          </w:rPr>
          <w:t>cisio</w:t>
        </w:r>
      </w:ins>
      <w:ins w:id="405" w:author="嶒棚文" w:date="2021-06-11T23:03:50Z">
        <w:r>
          <w:rPr>
            <w:rFonts w:hint="eastAsia" w:ascii="华文仿宋" w:hAnsi="华文仿宋" w:eastAsia="华文仿宋"/>
            <w:sz w:val="28"/>
            <w:szCs w:val="28"/>
            <w:lang w:val="en-US" w:eastAsia="zh-CN"/>
          </w:rPr>
          <w:t>n</w:t>
        </w:r>
      </w:ins>
      <w:ins w:id="406" w:author="嶒棚文" w:date="2021-06-11T23:02:51Z">
        <w:r>
          <w:rPr>
            <w:rFonts w:hint="eastAsia" w:ascii="华文仿宋" w:hAnsi="华文仿宋" w:eastAsia="华文仿宋"/>
            <w:sz w:val="28"/>
            <w:szCs w:val="28"/>
            <w:lang w:val="en-US" w:eastAsia="zh-CN"/>
          </w:rPr>
          <w:t>与</w:t>
        </w:r>
      </w:ins>
      <w:ins w:id="407" w:author="嶒棚文" w:date="2021-06-11T23:03:51Z">
        <w:r>
          <w:rPr>
            <w:rFonts w:hint="eastAsia" w:ascii="华文仿宋" w:hAnsi="华文仿宋" w:eastAsia="华文仿宋"/>
            <w:sz w:val="28"/>
            <w:szCs w:val="28"/>
            <w:lang w:val="en-US" w:eastAsia="zh-CN"/>
          </w:rPr>
          <w:t>r</w:t>
        </w:r>
      </w:ins>
      <w:ins w:id="408" w:author="嶒棚文" w:date="2021-06-11T23:03:52Z">
        <w:r>
          <w:rPr>
            <w:rFonts w:hint="eastAsia" w:ascii="华文仿宋" w:hAnsi="华文仿宋" w:eastAsia="华文仿宋"/>
            <w:sz w:val="28"/>
            <w:szCs w:val="28"/>
            <w:lang w:val="en-US" w:eastAsia="zh-CN"/>
          </w:rPr>
          <w:t>ecall</w:t>
        </w:r>
      </w:ins>
      <w:ins w:id="409" w:author="嶒棚文" w:date="2021-06-11T23:03:55Z">
        <w:r>
          <w:rPr>
            <w:rFonts w:hint="eastAsia" w:ascii="华文仿宋" w:hAnsi="华文仿宋" w:eastAsia="华文仿宋"/>
            <w:sz w:val="28"/>
            <w:szCs w:val="28"/>
            <w:lang w:val="en-US" w:eastAsia="zh-CN"/>
          </w:rPr>
          <w:t>,</w:t>
        </w:r>
      </w:ins>
      <w:ins w:id="410" w:author="嶒棚文" w:date="2021-06-11T23:03:57Z">
        <w:r>
          <w:rPr>
            <w:rFonts w:hint="eastAsia" w:ascii="华文仿宋" w:hAnsi="华文仿宋" w:eastAsia="华文仿宋"/>
            <w:sz w:val="28"/>
            <w:szCs w:val="28"/>
            <w:lang w:val="en-US" w:eastAsia="zh-CN"/>
          </w:rPr>
          <w:t>其中</w:t>
        </w:r>
      </w:ins>
      <w:ins w:id="411" w:author="嶒棚文" w:date="2021-06-11T23:04:00Z">
        <w:r>
          <w:rPr>
            <w:rFonts w:hint="eastAsia" w:ascii="华文仿宋" w:hAnsi="华文仿宋" w:eastAsia="华文仿宋"/>
            <w:sz w:val="28"/>
            <w:szCs w:val="28"/>
            <w:lang w:val="en-US" w:eastAsia="zh-CN"/>
          </w:rPr>
          <w:t>accura</w:t>
        </w:r>
      </w:ins>
      <w:ins w:id="412" w:author="嶒棚文" w:date="2021-06-11T23:04:02Z">
        <w:r>
          <w:rPr>
            <w:rFonts w:hint="eastAsia" w:ascii="华文仿宋" w:hAnsi="华文仿宋" w:eastAsia="华文仿宋"/>
            <w:sz w:val="28"/>
            <w:szCs w:val="28"/>
            <w:lang w:val="en-US" w:eastAsia="zh-CN"/>
          </w:rPr>
          <w:t>cy</w:t>
        </w:r>
      </w:ins>
      <w:ins w:id="413" w:author="嶒棚文" w:date="2021-06-11T23:04:06Z">
        <w:r>
          <w:rPr>
            <w:rFonts w:hint="eastAsia" w:ascii="华文仿宋" w:hAnsi="华文仿宋" w:eastAsia="华文仿宋"/>
            <w:sz w:val="28"/>
            <w:szCs w:val="28"/>
            <w:lang w:val="en-US" w:eastAsia="zh-CN"/>
          </w:rPr>
          <w:t>在上节</w:t>
        </w:r>
      </w:ins>
      <w:ins w:id="414" w:author="嶒棚文" w:date="2021-06-11T23:04:10Z">
        <w:r>
          <w:rPr>
            <w:rFonts w:hint="eastAsia" w:ascii="华文仿宋" w:hAnsi="华文仿宋" w:eastAsia="华文仿宋"/>
            <w:sz w:val="28"/>
            <w:szCs w:val="28"/>
            <w:lang w:val="en-US" w:eastAsia="zh-CN"/>
          </w:rPr>
          <w:t>已经介绍，</w:t>
        </w:r>
      </w:ins>
      <w:ins w:id="415" w:author="嶒棚文" w:date="2021-06-11T23:04:15Z">
        <w:r>
          <w:rPr>
            <w:rFonts w:hint="eastAsia" w:ascii="华文仿宋" w:hAnsi="华文仿宋" w:eastAsia="华文仿宋"/>
            <w:sz w:val="28"/>
            <w:szCs w:val="28"/>
            <w:lang w:val="en-US" w:eastAsia="zh-CN"/>
          </w:rPr>
          <w:t>precision</w:t>
        </w:r>
      </w:ins>
      <w:ins w:id="416" w:author="嶒棚文" w:date="2021-06-11T23:07:23Z">
        <w:r>
          <w:rPr>
            <w:rFonts w:hint="eastAsia" w:ascii="华文仿宋" w:hAnsi="华文仿宋" w:eastAsia="华文仿宋"/>
            <w:sz w:val="28"/>
            <w:szCs w:val="28"/>
            <w:lang w:val="en-US" w:eastAsia="zh-CN"/>
          </w:rPr>
          <w:t>与</w:t>
        </w:r>
      </w:ins>
      <w:ins w:id="417" w:author="嶒棚文" w:date="2021-06-11T23:05:59Z">
        <w:r>
          <w:rPr>
            <w:rFonts w:hint="eastAsia" w:ascii="华文仿宋" w:hAnsi="华文仿宋" w:eastAsia="华文仿宋"/>
            <w:sz w:val="28"/>
            <w:szCs w:val="28"/>
            <w:lang w:val="en-US" w:eastAsia="zh-CN"/>
          </w:rPr>
          <w:t>recall</w:t>
        </w:r>
      </w:ins>
      <w:ins w:id="418" w:author="嶒棚文" w:date="2021-06-11T23:07:36Z">
        <w:r>
          <w:rPr>
            <w:rFonts w:hint="eastAsia" w:ascii="华文仿宋" w:hAnsi="华文仿宋" w:eastAsia="华文仿宋"/>
            <w:sz w:val="28"/>
            <w:szCs w:val="28"/>
            <w:lang w:val="en-US" w:eastAsia="zh-CN"/>
          </w:rPr>
          <w:t>增加了</w:t>
        </w:r>
      </w:ins>
      <w:ins w:id="419" w:author="嶒棚文" w:date="2021-06-11T23:08:52Z">
        <w:r>
          <w:rPr>
            <w:rFonts w:hint="eastAsia" w:ascii="华文仿宋" w:hAnsi="华文仿宋" w:eastAsia="华文仿宋"/>
            <w:sz w:val="28"/>
            <w:szCs w:val="28"/>
            <w:lang w:val="en-US" w:eastAsia="zh-CN"/>
          </w:rPr>
          <w:t>模型</w:t>
        </w:r>
      </w:ins>
      <w:ins w:id="420" w:author="嶒棚文" w:date="2021-06-11T23:09:04Z">
        <w:r>
          <w:rPr>
            <w:rFonts w:hint="eastAsia" w:ascii="华文仿宋" w:hAnsi="华文仿宋" w:eastAsia="华文仿宋"/>
            <w:sz w:val="28"/>
            <w:szCs w:val="28"/>
            <w:lang w:val="en-US" w:eastAsia="zh-CN"/>
          </w:rPr>
          <w:t>针对</w:t>
        </w:r>
      </w:ins>
      <w:ins w:id="421" w:author="嶒棚文" w:date="2021-06-11T23:09:16Z">
        <w:r>
          <w:rPr>
            <w:rFonts w:hint="eastAsia" w:ascii="华文仿宋" w:hAnsi="华文仿宋" w:eastAsia="华文仿宋"/>
            <w:sz w:val="28"/>
            <w:szCs w:val="28"/>
            <w:lang w:val="en-US" w:eastAsia="zh-CN"/>
          </w:rPr>
          <w:t>各类</w:t>
        </w:r>
      </w:ins>
      <w:ins w:id="422" w:author="嶒棚文" w:date="2021-06-11T23:09:24Z">
        <w:r>
          <w:rPr>
            <w:rFonts w:hint="eastAsia" w:ascii="华文仿宋" w:hAnsi="华文仿宋" w:eastAsia="华文仿宋"/>
            <w:sz w:val="28"/>
            <w:szCs w:val="28"/>
            <w:lang w:val="en-US" w:eastAsia="zh-CN"/>
          </w:rPr>
          <w:t>别</w:t>
        </w:r>
      </w:ins>
      <w:ins w:id="423" w:author="嶒棚文" w:date="2021-06-11T23:07:46Z">
        <w:r>
          <w:rPr>
            <w:rFonts w:hint="eastAsia" w:ascii="华文仿宋" w:hAnsi="华文仿宋" w:eastAsia="华文仿宋"/>
            <w:sz w:val="28"/>
            <w:szCs w:val="28"/>
            <w:lang w:val="en-US" w:eastAsia="zh-CN"/>
          </w:rPr>
          <w:t>的</w:t>
        </w:r>
      </w:ins>
      <w:ins w:id="424" w:author="嶒棚文" w:date="2021-06-11T23:09:36Z">
        <w:r>
          <w:rPr>
            <w:rFonts w:hint="eastAsia" w:ascii="华文仿宋" w:hAnsi="华文仿宋" w:eastAsia="华文仿宋"/>
            <w:sz w:val="28"/>
            <w:szCs w:val="28"/>
            <w:lang w:val="en-US" w:eastAsia="zh-CN"/>
          </w:rPr>
          <w:t>检测</w:t>
        </w:r>
      </w:ins>
      <w:ins w:id="425" w:author="嶒棚文" w:date="2021-06-11T23:07:51Z">
        <w:r>
          <w:rPr>
            <w:rFonts w:hint="eastAsia" w:ascii="华文仿宋" w:hAnsi="华文仿宋" w:eastAsia="华文仿宋"/>
            <w:sz w:val="28"/>
            <w:szCs w:val="28"/>
            <w:lang w:val="en-US" w:eastAsia="zh-CN"/>
          </w:rPr>
          <w:t>性能</w:t>
        </w:r>
      </w:ins>
      <w:ins w:id="426" w:author="嶒棚文" w:date="2021-06-11T23:08:42Z">
        <w:r>
          <w:rPr>
            <w:rFonts w:hint="eastAsia" w:ascii="华文仿宋" w:hAnsi="华文仿宋" w:eastAsia="华文仿宋"/>
            <w:sz w:val="28"/>
            <w:szCs w:val="28"/>
            <w:lang w:val="en-US" w:eastAsia="zh-CN"/>
          </w:rPr>
          <w:t>这一</w:t>
        </w:r>
      </w:ins>
      <w:ins w:id="427" w:author="嶒棚文" w:date="2021-06-11T23:08:04Z">
        <w:r>
          <w:rPr>
            <w:rFonts w:hint="eastAsia" w:ascii="华文仿宋" w:hAnsi="华文仿宋" w:eastAsia="华文仿宋"/>
            <w:sz w:val="28"/>
            <w:szCs w:val="28"/>
            <w:lang w:val="en-US" w:eastAsia="zh-CN"/>
          </w:rPr>
          <w:t>分析</w:t>
        </w:r>
      </w:ins>
      <w:ins w:id="428" w:author="嶒棚文" w:date="2021-06-11T23:08:32Z">
        <w:r>
          <w:rPr>
            <w:rFonts w:hint="eastAsia" w:ascii="华文仿宋" w:hAnsi="华文仿宋" w:eastAsia="华文仿宋"/>
            <w:sz w:val="28"/>
            <w:szCs w:val="28"/>
            <w:lang w:val="en-US" w:eastAsia="zh-CN"/>
          </w:rPr>
          <w:t>维度</w:t>
        </w:r>
      </w:ins>
      <w:ins w:id="429" w:author="嶒棚文" w:date="2021-06-11T23:08:06Z">
        <w:r>
          <w:rPr>
            <w:rFonts w:hint="eastAsia" w:ascii="华文仿宋" w:hAnsi="华文仿宋" w:eastAsia="华文仿宋"/>
            <w:sz w:val="28"/>
            <w:szCs w:val="28"/>
            <w:lang w:val="en-US" w:eastAsia="zh-CN"/>
          </w:rPr>
          <w:t>。</w:t>
        </w:r>
      </w:ins>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华文仿宋" w:asciiTheme="majorAscii" w:hAnsiTheme="majorAscii"/>
          <w:b/>
          <w:bCs/>
          <w:sz w:val="36"/>
          <w:szCs w:val="36"/>
          <w:lang w:val="en-US" w:eastAsia="zh-CN"/>
        </w:rPr>
      </w:pPr>
      <w:r>
        <w:rPr>
          <w:rFonts w:hint="eastAsia" w:eastAsia="华文仿宋" w:asciiTheme="majorAscii" w:hAnsiTheme="majorAscii"/>
          <w:b/>
          <w:bCs/>
          <w:sz w:val="36"/>
          <w:szCs w:val="36"/>
          <w:lang w:val="en-US" w:eastAsia="zh-CN"/>
        </w:rPr>
        <w:t>Results</w:t>
      </w:r>
    </w:p>
    <w:p>
      <w:pPr>
        <w:keepNext w:val="0"/>
        <w:keepLines w:val="0"/>
        <w:widowControl/>
        <w:suppressLineNumbers w:val="0"/>
        <w:ind w:firstLine="420" w:firstLineChars="0"/>
        <w:jc w:val="left"/>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我们进行了实验并选取了MIOU为8</w:t>
      </w:r>
      <w:bookmarkStart w:id="0" w:name="_GoBack"/>
      <w:r>
        <w:rPr>
          <w:rFonts w:hint="eastAsia" w:ascii="华文仿宋" w:hAnsi="华文仿宋" w:eastAsia="华文仿宋"/>
          <w:sz w:val="24"/>
          <w:szCs w:val="24"/>
          <w:lang w:val="en-US" w:eastAsia="zh-CN"/>
        </w:rPr>
        <w:t>7.43</w:t>
      </w:r>
      <w:bookmarkEnd w:id="0"/>
      <w:r>
        <w:rPr>
          <w:rFonts w:hint="eastAsia" w:ascii="华文仿宋" w:hAnsi="华文仿宋" w:eastAsia="华文仿宋"/>
          <w:sz w:val="24"/>
          <w:szCs w:val="24"/>
          <w:lang w:val="en-US" w:eastAsia="zh-CN"/>
        </w:rPr>
        <w:t>的最优模型作为我们的分割器，将分割结果与原图合并然后裁剪作为分类器的输入。具体结果与过程如图6所示</w:t>
      </w:r>
    </w:p>
    <w:p>
      <w:pPr>
        <w:keepNext w:val="0"/>
        <w:keepLines w:val="0"/>
        <w:widowControl/>
        <w:suppressLineNumbers w:val="0"/>
        <w:jc w:val="left"/>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5273675" cy="2626360"/>
            <wp:effectExtent l="0" t="0" r="3175" b="2540"/>
            <wp:docPr id="14" name="图片 14"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6"/>
                    <pic:cNvPicPr>
                      <a:picLocks noChangeAspect="1"/>
                    </pic:cNvPicPr>
                  </pic:nvPicPr>
                  <pic:blipFill>
                    <a:blip r:embed="rId10"/>
                    <a:stretch>
                      <a:fillRect/>
                    </a:stretch>
                  </pic:blipFill>
                  <pic:spPr>
                    <a:xfrm>
                      <a:off x="0" y="0"/>
                      <a:ext cx="5273675" cy="2626360"/>
                    </a:xfrm>
                    <a:prstGeom prst="rect">
                      <a:avLst/>
                    </a:prstGeom>
                  </pic:spPr>
                </pic:pic>
              </a:graphicData>
            </a:graphic>
          </wp:inline>
        </w:drawing>
      </w:r>
    </w:p>
    <w:p>
      <w:pPr>
        <w:pStyle w:val="2"/>
        <w:keepNext w:val="0"/>
        <w:keepLines w:val="0"/>
        <w:widowControl/>
        <w:suppressLineNumbers w:val="0"/>
        <w:jc w:val="center"/>
        <w:rPr>
          <w:rFonts w:hint="default" w:ascii="华文仿宋" w:hAnsi="华文仿宋" w:eastAsia="黑体"/>
          <w:sz w:val="24"/>
          <w:szCs w:val="24"/>
          <w:lang w:val="en-US" w:eastAsia="zh-CN"/>
        </w:rPr>
      </w:pPr>
      <w:r>
        <w:t xml:space="preserve">图 </w:t>
      </w:r>
      <w:r>
        <w:fldChar w:fldCharType="begin"/>
      </w:r>
      <w:r>
        <w:instrText xml:space="preserve"> SEQ 图 \* ARABIC </w:instrText>
      </w:r>
      <w:r>
        <w:fldChar w:fldCharType="separate"/>
      </w:r>
      <w:ins w:id="430" w:author="嶒棚文" w:date="2021-06-12T00:31:38Z">
        <w:r>
          <w:rPr/>
          <w:t>7</w:t>
        </w:r>
      </w:ins>
      <w:r>
        <w:fldChar w:fldCharType="end"/>
      </w:r>
      <w:r>
        <w:rPr>
          <w:rFonts w:hint="eastAsia"/>
          <w:lang w:val="en-US" w:eastAsia="zh-CN"/>
        </w:rPr>
        <w:t>.图示为分割器的处理过程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在分类器中，我们在不改变特征维度的情况下加入了小波变换，获取了与2倍下采样效果一致的近似分量，和具备高频信息的细节分量，增加整体网络的可用的特征信息，由最初的64×56×56增加到256×56×56，原池化过程后的特征图如图7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3620770" cy="3596005"/>
            <wp:effectExtent l="0" t="0" r="17780" b="4445"/>
            <wp:docPr id="15" name="图片 15" descr="C:\Users\Administrator\Desktop\Paper_files\Pictures\图片7.png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Paper_files\Pictures\图片7.png图片7"/>
                    <pic:cNvPicPr>
                      <a:picLocks noChangeAspect="1"/>
                    </pic:cNvPicPr>
                  </pic:nvPicPr>
                  <pic:blipFill>
                    <a:blip r:embed="rId11"/>
                    <a:srcRect/>
                    <a:stretch>
                      <a:fillRect/>
                    </a:stretch>
                  </pic:blipFill>
                  <pic:spPr>
                    <a:xfrm>
                      <a:off x="0" y="0"/>
                      <a:ext cx="3620770" cy="359600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t xml:space="preserve">图 </w:t>
      </w:r>
      <w:r>
        <w:fldChar w:fldCharType="begin"/>
      </w:r>
      <w:r>
        <w:instrText xml:space="preserve"> SEQ 图 \* ARABIC </w:instrText>
      </w:r>
      <w:r>
        <w:fldChar w:fldCharType="separate"/>
      </w:r>
      <w:ins w:id="431" w:author="嶒棚文" w:date="2021-06-12T00:31:38Z">
        <w:r>
          <w:rPr/>
          <w:t>8</w:t>
        </w:r>
      </w:ins>
      <w:r>
        <w:fldChar w:fldCharType="end"/>
      </w:r>
      <w:r>
        <w:rPr>
          <w:rFonts w:hint="eastAsia"/>
          <w:lang w:val="en-US" w:eastAsia="zh-CN"/>
        </w:rPr>
        <w:t>.图示为随机选取的一张数据集中的超声波图像，并在原残差网络池化层过后的特征图，维度为64×56×56</w:t>
      </w:r>
    </w:p>
    <w:p>
      <w:pPr>
        <w:rPr>
          <w:rFonts w:hint="eastAsia"/>
          <w:lang w:val="en-US" w:eastAsia="zh-CN"/>
        </w:rPr>
      </w:pPr>
      <w:r>
        <w:rPr>
          <w:rFonts w:hint="eastAsia" w:ascii="华文仿宋" w:hAnsi="华文仿宋" w:eastAsia="华文仿宋"/>
          <w:sz w:val="24"/>
          <w:szCs w:val="24"/>
          <w:lang w:val="en-US" w:eastAsia="zh-CN"/>
        </w:rPr>
        <w:t>更换为离散小波变换后，原池化层的路径以近似分量替代，增加了细节分量的路径，具体特征如图8所示。</w:t>
      </w:r>
    </w:p>
    <w:p>
      <w:pPr>
        <w:rPr>
          <w:rFonts w:hint="default" w:eastAsiaTheme="minorEastAsia"/>
          <w:lang w:val="en-US" w:eastAsia="zh-CN"/>
        </w:rPr>
      </w:pPr>
      <w:r>
        <w:rPr>
          <w:rFonts w:hint="default" w:eastAsiaTheme="minorEastAsia"/>
          <w:lang w:val="en-US" w:eastAsia="zh-CN"/>
        </w:rPr>
        <w:drawing>
          <wp:inline distT="0" distB="0" distL="114300" distR="114300">
            <wp:extent cx="5268595" cy="2747645"/>
            <wp:effectExtent l="0" t="0" r="8255" b="0"/>
            <wp:docPr id="16" name="图片 1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8"/>
                    <pic:cNvPicPr>
                      <a:picLocks noChangeAspect="1"/>
                    </pic:cNvPicPr>
                  </pic:nvPicPr>
                  <pic:blipFill>
                    <a:blip r:embed="rId12"/>
                    <a:stretch>
                      <a:fillRect/>
                    </a:stretch>
                  </pic:blipFill>
                  <pic:spPr>
                    <a:xfrm>
                      <a:off x="0" y="0"/>
                      <a:ext cx="5268595" cy="2747645"/>
                    </a:xfrm>
                    <a:prstGeom prst="rect">
                      <a:avLst/>
                    </a:prstGeom>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ins w:id="432" w:author="嶒棚文" w:date="2021-06-12T00:31:38Z">
        <w:r>
          <w:rPr/>
          <w:t>9</w:t>
        </w:r>
      </w:ins>
      <w:r>
        <w:fldChar w:fldCharType="end"/>
      </w:r>
      <w:r>
        <w:rPr>
          <w:rFonts w:hint="eastAsia"/>
          <w:lang w:val="en-US" w:eastAsia="zh-CN"/>
        </w:rPr>
        <w:t>.图中a表离散小波变换后的近似分量的特征图，维度为64×56×56；为方便对比，图b为水平、垂直、对角细节分量随机抽取的64张特征图，原总数为192张</w:t>
      </w:r>
    </w:p>
    <w:p>
      <w:pPr>
        <w:rPr>
          <w:rFonts w:hint="default"/>
          <w:lang w:val="en-US" w:eastAsia="zh-CN"/>
        </w:rPr>
      </w:pPr>
    </w:p>
    <w:p>
      <w:pPr>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t>由于肾脏超声波图像的特性，相比传统的视觉分类任务，此类图像对神经网络提出了更大的挑战。对比图8中的a与图7再结合图9，可以看出离散小波变换的近似分量几乎可以有效的取代最大池化层的输出，因此印证了此方法的有效性。</w:t>
      </w:r>
    </w:p>
    <w:p>
      <w:pPr>
        <w:jc w:val="center"/>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4133850" cy="3100705"/>
            <wp:effectExtent l="0" t="0" r="0" b="4445"/>
            <wp:docPr id="6" name="图片 6"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9"/>
                    <pic:cNvPicPr>
                      <a:picLocks noChangeAspect="1"/>
                    </pic:cNvPicPr>
                  </pic:nvPicPr>
                  <pic:blipFill>
                    <a:blip r:embed="rId13"/>
                    <a:stretch>
                      <a:fillRect/>
                    </a:stretch>
                  </pic:blipFill>
                  <pic:spPr>
                    <a:xfrm>
                      <a:off x="0" y="0"/>
                      <a:ext cx="4133850" cy="3100705"/>
                    </a:xfrm>
                    <a:prstGeom prst="rect">
                      <a:avLst/>
                    </a:prstGeom>
                  </pic:spPr>
                </pic:pic>
              </a:graphicData>
            </a:graphic>
          </wp:inline>
        </w:drawing>
      </w:r>
    </w:p>
    <w:p>
      <w:pPr>
        <w:pStyle w:val="2"/>
        <w:jc w:val="center"/>
        <w:rPr>
          <w:rFonts w:hint="eastAsia" w:ascii="华文仿宋" w:hAnsi="华文仿宋" w:eastAsia="华文仿宋"/>
          <w:sz w:val="24"/>
          <w:szCs w:val="24"/>
          <w:lang w:val="en-US" w:eastAsia="zh-CN"/>
        </w:rPr>
      </w:pPr>
      <w:r>
        <w:t xml:space="preserve">图 </w:t>
      </w:r>
      <w:r>
        <w:fldChar w:fldCharType="begin"/>
      </w:r>
      <w:r>
        <w:instrText xml:space="preserve"> SEQ 图 \* ARABIC </w:instrText>
      </w:r>
      <w:r>
        <w:fldChar w:fldCharType="separate"/>
      </w:r>
      <w:ins w:id="433" w:author="嶒棚文" w:date="2021-06-12T00:31:38Z">
        <w:r>
          <w:rPr/>
          <w:t>109</w:t>
        </w:r>
      </w:ins>
      <w:del w:id="434" w:author="嶒棚文" w:date="2021-06-12T00:31:38Z">
        <w:r>
          <w:rPr/>
          <w:delText>9</w:delText>
        </w:r>
      </w:del>
      <w:r>
        <w:fldChar w:fldCharType="end"/>
      </w:r>
    </w:p>
    <w:p>
      <w:pPr>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从图8中的b可以看出，新增的特征图中含有密集的高频噪声信息与轮廓信息。另外，我们做了网路分类性能的对比试验，结合具体结果如表1所示，表格给出了不同网络的训练过程中的最优精度模型与所处训练世代序数，更加印证了以我们的方法来增加特征信息量能够有效地提升网络的预测能力。</w:t>
      </w:r>
    </w:p>
    <w:p>
      <w:pPr>
        <w:ind w:left="2940" w:leftChars="0" w:firstLine="420" w:firstLineChars="0"/>
        <w:rPr>
          <w:rFonts w:hint="eastAsia" w:ascii="华文仿宋" w:hAnsi="华文仿宋" w:eastAsia="华文仿宋"/>
          <w:sz w:val="24"/>
          <w:szCs w:val="24"/>
          <w:lang w:val="en-US" w:eastAsia="zh-CN"/>
        </w:rPr>
      </w:pPr>
    </w:p>
    <w:p>
      <w:pPr>
        <w:ind w:left="2940" w:leftChars="0" w:firstLine="420" w:firstLineChars="0"/>
        <w:rPr>
          <w:rFonts w:hint="eastAsia" w:ascii="华文仿宋" w:hAnsi="华文仿宋" w:eastAsia="华文仿宋"/>
          <w:sz w:val="24"/>
          <w:szCs w:val="24"/>
          <w:lang w:val="en-US" w:eastAsia="zh-CN"/>
        </w:rPr>
      </w:pPr>
    </w:p>
    <w:p>
      <w:pPr>
        <w:keepNext w:val="0"/>
        <w:keepLines w:val="0"/>
        <w:pageBreakBefore w:val="0"/>
        <w:widowControl w:val="0"/>
        <w:kinsoku/>
        <w:wordWrap/>
        <w:overflowPunct/>
        <w:topLinePunct w:val="0"/>
        <w:autoSpaceDE/>
        <w:autoSpaceDN/>
        <w:bidi w:val="0"/>
        <w:adjustRightInd/>
        <w:snapToGrid/>
        <w:ind w:left="3362" w:leftChars="0" w:firstLine="0" w:firstLineChars="0"/>
        <w:jc w:val="both"/>
        <w:textAlignment w:val="auto"/>
        <w:rPr>
          <w:rFonts w:hint="default" w:ascii="Arial" w:hAnsi="Arial" w:eastAsia="黑体" w:cstheme="minorBidi"/>
          <w:kern w:val="2"/>
          <w:sz w:val="20"/>
          <w:szCs w:val="24"/>
          <w:lang w:val="en-US" w:eastAsia="zh-CN" w:bidi="ar-SA"/>
        </w:rPr>
      </w:pPr>
      <w:r>
        <w:rPr>
          <w:rFonts w:hint="eastAsia" w:ascii="Arial" w:hAnsi="Arial" w:eastAsia="黑体" w:cstheme="minorBidi"/>
          <w:kern w:val="2"/>
          <w:sz w:val="20"/>
          <w:szCs w:val="24"/>
          <w:lang w:val="en-US" w:eastAsia="zh-CN" w:bidi="ar-SA"/>
        </w:rPr>
        <w:t>Table 1</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402"/>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rPr>
                <w:rFonts w:hint="eastAsia" w:ascii="华文仿宋" w:hAnsi="华文仿宋" w:eastAsia="华文仿宋"/>
                <w:sz w:val="24"/>
                <w:szCs w:val="24"/>
                <w:vertAlign w:val="baseline"/>
                <w:lang w:val="en-US" w:eastAsia="zh-CN"/>
              </w:rPr>
            </w:pPr>
          </w:p>
        </w:tc>
        <w:tc>
          <w:tcPr>
            <w:tcW w:w="1402"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accuracy</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AlexNet</w:t>
            </w:r>
          </w:p>
        </w:tc>
        <w:tc>
          <w:tcPr>
            <w:tcW w:w="1402" w:type="dxa"/>
          </w:tcPr>
          <w:p>
            <w:pPr>
              <w:jc w:val="center"/>
              <w:rPr>
                <w:rFonts w:hint="eastAsia"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0.8445</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VGG</w:t>
            </w:r>
          </w:p>
        </w:tc>
        <w:tc>
          <w:tcPr>
            <w:tcW w:w="1402"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0.8636</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both"/>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GoogleNet</w:t>
            </w:r>
          </w:p>
        </w:tc>
        <w:tc>
          <w:tcPr>
            <w:tcW w:w="1402"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0.8475</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ResNet</w:t>
            </w:r>
          </w:p>
        </w:tc>
        <w:tc>
          <w:tcPr>
            <w:tcW w:w="1402"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0.8994</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b/>
                <w:bCs/>
                <w:sz w:val="24"/>
                <w:szCs w:val="24"/>
                <w:vertAlign w:val="baseline"/>
                <w:lang w:val="en-US" w:eastAsia="zh-CN"/>
              </w:rPr>
              <w:t>Ours</w:t>
            </w:r>
          </w:p>
        </w:tc>
        <w:tc>
          <w:tcPr>
            <w:tcW w:w="1402"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b/>
                <w:bCs/>
                <w:sz w:val="24"/>
                <w:szCs w:val="24"/>
                <w:vertAlign w:val="baseline"/>
                <w:lang w:val="en-US" w:eastAsia="zh-CN"/>
              </w:rPr>
              <w:t>0.9177</w:t>
            </w:r>
          </w:p>
        </w:tc>
        <w:tc>
          <w:tcPr>
            <w:tcW w:w="999"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MobileNet</w:t>
            </w:r>
          </w:p>
        </w:tc>
        <w:tc>
          <w:tcPr>
            <w:tcW w:w="1402" w:type="dxa"/>
          </w:tcPr>
          <w:p>
            <w:pPr>
              <w:jc w:val="center"/>
              <w:rPr>
                <w:rFonts w:hint="eastAsia" w:ascii="华文仿宋" w:hAnsi="华文仿宋" w:eastAsia="华文仿宋"/>
                <w:sz w:val="24"/>
                <w:szCs w:val="24"/>
                <w:vertAlign w:val="baseline"/>
                <w:lang w:val="en-US" w:eastAsia="zh-CN"/>
              </w:rPr>
            </w:pPr>
          </w:p>
        </w:tc>
        <w:tc>
          <w:tcPr>
            <w:tcW w:w="999" w:type="dxa"/>
          </w:tcPr>
          <w:p>
            <w:pPr>
              <w:jc w:val="center"/>
              <w:rPr>
                <w:rFonts w:hint="eastAsia" w:ascii="华文仿宋" w:hAnsi="华文仿宋" w:eastAsia="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ShufffleNet</w:t>
            </w:r>
          </w:p>
        </w:tc>
        <w:tc>
          <w:tcPr>
            <w:tcW w:w="1402" w:type="dxa"/>
          </w:tcPr>
          <w:p>
            <w:pPr>
              <w:jc w:val="center"/>
              <w:rPr>
                <w:rFonts w:hint="eastAsia" w:ascii="华文仿宋" w:hAnsi="华文仿宋" w:eastAsia="华文仿宋"/>
                <w:sz w:val="24"/>
                <w:szCs w:val="24"/>
                <w:vertAlign w:val="baseline"/>
                <w:lang w:val="en-US" w:eastAsia="zh-CN"/>
              </w:rPr>
            </w:pPr>
          </w:p>
        </w:tc>
        <w:tc>
          <w:tcPr>
            <w:tcW w:w="999" w:type="dxa"/>
          </w:tcPr>
          <w:p>
            <w:pPr>
              <w:jc w:val="center"/>
              <w:rPr>
                <w:rFonts w:hint="eastAsia" w:ascii="华文仿宋" w:hAnsi="华文仿宋" w:eastAsia="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DenseNet</w:t>
            </w:r>
          </w:p>
        </w:tc>
        <w:tc>
          <w:tcPr>
            <w:tcW w:w="1402" w:type="dxa"/>
          </w:tcPr>
          <w:p>
            <w:pPr>
              <w:jc w:val="center"/>
              <w:rPr>
                <w:rFonts w:hint="eastAsia" w:ascii="华文仿宋" w:hAnsi="华文仿宋" w:eastAsia="华文仿宋"/>
                <w:sz w:val="24"/>
                <w:szCs w:val="24"/>
                <w:vertAlign w:val="baseline"/>
                <w:lang w:val="en-US" w:eastAsia="zh-CN"/>
              </w:rPr>
            </w:pPr>
          </w:p>
        </w:tc>
        <w:tc>
          <w:tcPr>
            <w:tcW w:w="999" w:type="dxa"/>
          </w:tcPr>
          <w:p>
            <w:pPr>
              <w:jc w:val="center"/>
              <w:rPr>
                <w:rFonts w:hint="eastAsia" w:ascii="华文仿宋" w:hAnsi="华文仿宋" w:eastAsia="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EfficientNet</w:t>
            </w:r>
          </w:p>
        </w:tc>
        <w:tc>
          <w:tcPr>
            <w:tcW w:w="1402" w:type="dxa"/>
          </w:tcPr>
          <w:p>
            <w:pPr>
              <w:jc w:val="center"/>
              <w:rPr>
                <w:rFonts w:hint="eastAsia" w:ascii="华文仿宋" w:hAnsi="华文仿宋" w:eastAsia="华文仿宋"/>
                <w:sz w:val="24"/>
                <w:szCs w:val="24"/>
                <w:vertAlign w:val="baseline"/>
                <w:lang w:val="en-US" w:eastAsia="zh-CN"/>
              </w:rPr>
            </w:pPr>
          </w:p>
        </w:tc>
        <w:tc>
          <w:tcPr>
            <w:tcW w:w="999" w:type="dxa"/>
          </w:tcPr>
          <w:p>
            <w:pPr>
              <w:jc w:val="center"/>
              <w:rPr>
                <w:rFonts w:hint="eastAsia" w:ascii="华文仿宋" w:hAnsi="华文仿宋" w:eastAsia="华文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1656" w:type="dxa"/>
          </w:tcPr>
          <w:p>
            <w:pPr>
              <w:jc w:val="center"/>
              <w:rPr>
                <w:rFonts w:hint="default" w:ascii="华文仿宋" w:hAnsi="华文仿宋" w:eastAsia="华文仿宋"/>
                <w:sz w:val="24"/>
                <w:szCs w:val="24"/>
                <w:vertAlign w:val="baseline"/>
                <w:lang w:val="en-US" w:eastAsia="zh-CN"/>
              </w:rPr>
            </w:pPr>
            <w:r>
              <w:rPr>
                <w:rFonts w:hint="eastAsia" w:ascii="华文仿宋" w:hAnsi="华文仿宋" w:eastAsia="华文仿宋"/>
                <w:sz w:val="24"/>
                <w:szCs w:val="24"/>
                <w:vertAlign w:val="baseline"/>
                <w:lang w:val="en-US" w:eastAsia="zh-CN"/>
              </w:rPr>
              <w:t>RegNet</w:t>
            </w:r>
          </w:p>
        </w:tc>
        <w:tc>
          <w:tcPr>
            <w:tcW w:w="1402" w:type="dxa"/>
          </w:tcPr>
          <w:p>
            <w:pPr>
              <w:jc w:val="center"/>
              <w:rPr>
                <w:rFonts w:hint="eastAsia" w:ascii="华文仿宋" w:hAnsi="华文仿宋" w:eastAsia="华文仿宋"/>
                <w:sz w:val="24"/>
                <w:szCs w:val="24"/>
                <w:vertAlign w:val="baseline"/>
                <w:lang w:val="en-US" w:eastAsia="zh-CN"/>
              </w:rPr>
            </w:pPr>
          </w:p>
        </w:tc>
        <w:tc>
          <w:tcPr>
            <w:tcW w:w="999" w:type="dxa"/>
          </w:tcPr>
          <w:p>
            <w:pPr>
              <w:jc w:val="center"/>
              <w:rPr>
                <w:rFonts w:hint="eastAsia" w:ascii="华文仿宋" w:hAnsi="华文仿宋" w:eastAsia="华文仿宋"/>
                <w:sz w:val="24"/>
                <w:szCs w:val="24"/>
                <w:vertAlign w:val="baseline"/>
                <w:lang w:val="en-US" w:eastAsia="zh-CN"/>
              </w:rPr>
            </w:pPr>
          </w:p>
        </w:tc>
      </w:tr>
    </w:tbl>
    <w:p>
      <w:pPr>
        <w:rPr>
          <w:rFonts w:hint="eastAsia" w:ascii="华文仿宋" w:hAnsi="华文仿宋" w:eastAsia="华文仿宋"/>
          <w:sz w:val="24"/>
          <w:szCs w:val="24"/>
          <w:lang w:val="en-US" w:eastAsia="zh-CN"/>
        </w:rPr>
      </w:pPr>
    </w:p>
    <w:p>
      <w:pPr>
        <w:rPr>
          <w:rFonts w:hint="eastAsia" w:ascii="华文仿宋" w:hAnsi="华文仿宋" w:eastAsia="华文仿宋"/>
          <w:sz w:val="24"/>
          <w:szCs w:val="24"/>
          <w:lang w:val="en-US" w:eastAsia="zh-CN"/>
        </w:rPr>
      </w:pPr>
    </w:p>
    <w:p>
      <w:pPr>
        <w:rPr>
          <w:rFonts w:hint="default" w:ascii="华文仿宋" w:hAnsi="华文仿宋" w:eastAsia="华文仿宋"/>
          <w:sz w:val="24"/>
          <w:szCs w:val="24"/>
          <w:lang w:val="en-US" w:eastAsia="zh-CN"/>
        </w:rPr>
      </w:pPr>
      <w:r>
        <w:rPr>
          <w:rFonts w:hint="eastAsia" w:ascii="华文仿宋" w:hAnsi="华文仿宋" w:eastAsia="华文仿宋"/>
          <w:sz w:val="24"/>
          <w:szCs w:val="24"/>
          <w:lang w:val="en-US" w:eastAsia="zh-CN"/>
        </w:rPr>
        <w:t>我们的改进方法是基于残差网络的，如图10所示，相比于原网络，训练过程损失值下降得更快，整体过程更加稳定，而在前30世代内，原网络的训练模型在测试集上的精度与损失值同时趋于下降，增大了网络过拟合的可能性，更加印证了我们网络结构在原基础上的优越性。综合以上结果，以离散小波变换合理地替换网络中的池化层会增加特征数，并使得训练过程更加稳定，模型性能更加优秀。</w:t>
      </w:r>
    </w:p>
    <w:p>
      <w:pPr>
        <w:jc w:val="center"/>
        <w:rPr>
          <w:rFonts w:hint="eastAsia" w:ascii="华文仿宋" w:hAnsi="华文仿宋" w:eastAsia="华文仿宋"/>
          <w:sz w:val="24"/>
          <w:szCs w:val="24"/>
          <w:lang w:val="en-US" w:eastAsia="zh-CN"/>
        </w:rPr>
      </w:pPr>
      <w:r>
        <w:rPr>
          <w:rFonts w:hint="eastAsia" w:ascii="华文仿宋" w:hAnsi="华文仿宋" w:eastAsia="华文仿宋"/>
          <w:sz w:val="24"/>
          <w:szCs w:val="24"/>
          <w:lang w:val="en-US" w:eastAsia="zh-CN"/>
        </w:rPr>
        <w:drawing>
          <wp:inline distT="0" distB="0" distL="114300" distR="114300">
            <wp:extent cx="5157470" cy="2029460"/>
            <wp:effectExtent l="0" t="0" r="5080" b="8890"/>
            <wp:docPr id="9" name="图片 9" descr="C:\Users\Administrator\Desktop\Paper_files\Pictures\图片10.png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Paper_files\Pictures\图片10.png图片10"/>
                    <pic:cNvPicPr>
                      <a:picLocks noChangeAspect="1"/>
                    </pic:cNvPicPr>
                  </pic:nvPicPr>
                  <pic:blipFill>
                    <a:blip r:embed="rId14"/>
                    <a:srcRect/>
                    <a:stretch>
                      <a:fillRect/>
                    </a:stretch>
                  </pic:blipFill>
                  <pic:spPr>
                    <a:xfrm>
                      <a:off x="0" y="0"/>
                      <a:ext cx="5157470" cy="2029460"/>
                    </a:xfrm>
                    <a:prstGeom prst="rect">
                      <a:avLst/>
                    </a:prstGeom>
                  </pic:spPr>
                </pic:pic>
              </a:graphicData>
            </a:graphic>
          </wp:inline>
        </w:drawing>
      </w:r>
    </w:p>
    <w:p>
      <w:pPr>
        <w:pStyle w:val="2"/>
        <w:jc w:val="center"/>
        <w:rPr>
          <w:ins w:id="435" w:author="嶒棚文" w:date="2021-06-11T23:10:23Z"/>
        </w:rPr>
      </w:pPr>
      <w:r>
        <w:t xml:space="preserve">图 </w:t>
      </w:r>
      <w:r>
        <w:fldChar w:fldCharType="begin"/>
      </w:r>
      <w:r>
        <w:instrText xml:space="preserve"> SEQ 图 \* ARABIC </w:instrText>
      </w:r>
      <w:r>
        <w:fldChar w:fldCharType="separate"/>
      </w:r>
      <w:ins w:id="436" w:author="嶒棚文" w:date="2021-06-12T00:31:38Z">
        <w:r>
          <w:rPr/>
          <w:t>11</w:t>
        </w:r>
      </w:ins>
      <w:r>
        <w:fldChar w:fldCharType="end"/>
      </w:r>
    </w:p>
    <w:p>
      <w:pPr>
        <w:pStyle w:val="2"/>
        <w:rPr>
          <w:ins w:id="437" w:author="嶒棚文" w:date="2021-06-12T00:27:14Z"/>
          <w:rFonts w:hint="default" w:ascii="华文仿宋" w:hAnsi="华文仿宋" w:eastAsia="华文仿宋"/>
          <w:sz w:val="24"/>
          <w:szCs w:val="24"/>
          <w:lang w:val="en-US" w:eastAsia="zh-CN"/>
        </w:rPr>
      </w:pPr>
      <w:ins w:id="438" w:author="嶒棚文" w:date="2021-06-11T23:11:06Z">
        <w:r>
          <w:rPr>
            <w:rFonts w:hint="eastAsia" w:ascii="华文仿宋" w:hAnsi="华文仿宋" w:eastAsia="华文仿宋"/>
            <w:sz w:val="24"/>
            <w:szCs w:val="24"/>
            <w:lang w:val="en-US" w:eastAsia="zh-CN"/>
          </w:rPr>
          <w:t>我们</w:t>
        </w:r>
      </w:ins>
      <w:ins w:id="439" w:author="嶒棚文" w:date="2021-06-11T23:11:09Z">
        <w:r>
          <w:rPr>
            <w:rFonts w:hint="eastAsia" w:ascii="华文仿宋" w:hAnsi="华文仿宋" w:eastAsia="华文仿宋"/>
            <w:sz w:val="24"/>
            <w:szCs w:val="24"/>
            <w:lang w:val="en-US" w:eastAsia="zh-CN"/>
          </w:rPr>
          <w:t>仿真</w:t>
        </w:r>
      </w:ins>
      <w:ins w:id="440" w:author="嶒棚文" w:date="2021-06-12T00:29:14Z">
        <w:r>
          <w:rPr>
            <w:rFonts w:hint="eastAsia" w:ascii="华文仿宋" w:hAnsi="华文仿宋" w:eastAsia="华文仿宋"/>
            <w:sz w:val="24"/>
            <w:szCs w:val="24"/>
            <w:lang w:val="en-US" w:eastAsia="zh-CN"/>
          </w:rPr>
          <w:t>了</w:t>
        </w:r>
      </w:ins>
      <w:ins w:id="441" w:author="嶒棚文" w:date="2021-06-12T00:30:01Z">
        <w:r>
          <w:rPr>
            <w:rFonts w:hint="eastAsia" w:ascii="华文仿宋" w:hAnsi="华文仿宋" w:eastAsia="华文仿宋"/>
            <w:sz w:val="24"/>
            <w:szCs w:val="24"/>
            <w:lang w:val="en-US" w:eastAsia="zh-CN"/>
          </w:rPr>
          <w:t>当</w:t>
        </w:r>
      </w:ins>
      <w:ins w:id="442" w:author="嶒棚文" w:date="2021-06-11T23:11:01Z">
        <w:r>
          <w:rPr>
            <w:rFonts w:hint="eastAsia" w:ascii="华文仿宋" w:hAnsi="华文仿宋" w:eastAsia="华文仿宋"/>
            <w:sz w:val="24"/>
            <w:szCs w:val="24"/>
            <w:lang w:val="en-US" w:eastAsia="zh-CN"/>
          </w:rPr>
          <w:t>医疗机构</w:t>
        </w:r>
      </w:ins>
      <w:ins w:id="443" w:author="嶒棚文" w:date="2021-06-12T00:29:25Z">
        <w:r>
          <w:rPr>
            <w:rFonts w:hint="eastAsia" w:ascii="华文仿宋" w:hAnsi="华文仿宋" w:eastAsia="华文仿宋"/>
            <w:sz w:val="24"/>
            <w:szCs w:val="24"/>
            <w:lang w:val="en-US" w:eastAsia="zh-CN"/>
          </w:rPr>
          <w:t>提出</w:t>
        </w:r>
      </w:ins>
      <w:ins w:id="444" w:author="嶒棚文" w:date="2021-06-12T00:29:03Z">
        <w:r>
          <w:rPr>
            <w:rFonts w:hint="eastAsia" w:ascii="华文仿宋" w:hAnsi="华文仿宋" w:eastAsia="华文仿宋"/>
            <w:sz w:val="24"/>
            <w:szCs w:val="24"/>
            <w:lang w:val="en-US" w:eastAsia="zh-CN"/>
          </w:rPr>
          <w:t>测试</w:t>
        </w:r>
      </w:ins>
      <w:ins w:id="445" w:author="嶒棚文" w:date="2021-06-11T23:11:20Z">
        <w:r>
          <w:rPr>
            <w:rFonts w:hint="eastAsia" w:ascii="华文仿宋" w:hAnsi="华文仿宋" w:eastAsia="华文仿宋"/>
            <w:sz w:val="24"/>
            <w:szCs w:val="24"/>
            <w:lang w:val="en-US" w:eastAsia="zh-CN"/>
          </w:rPr>
          <w:t>当前</w:t>
        </w:r>
      </w:ins>
      <w:ins w:id="446" w:author="嶒棚文" w:date="2021-06-11T23:11:22Z">
        <w:r>
          <w:rPr>
            <w:rFonts w:hint="eastAsia" w:ascii="华文仿宋" w:hAnsi="华文仿宋" w:eastAsia="华文仿宋"/>
            <w:sz w:val="24"/>
            <w:szCs w:val="24"/>
            <w:lang w:val="en-US" w:eastAsia="zh-CN"/>
          </w:rPr>
          <w:t>TFD</w:t>
        </w:r>
      </w:ins>
      <w:ins w:id="447" w:author="嶒棚文" w:date="2021-06-11T23:11:23Z">
        <w:r>
          <w:rPr>
            <w:rFonts w:hint="eastAsia" w:ascii="华文仿宋" w:hAnsi="华文仿宋" w:eastAsia="华文仿宋"/>
            <w:sz w:val="24"/>
            <w:szCs w:val="24"/>
            <w:lang w:val="en-US" w:eastAsia="zh-CN"/>
          </w:rPr>
          <w:t>AI</w:t>
        </w:r>
      </w:ins>
      <w:ins w:id="448" w:author="嶒棚文" w:date="2021-06-11T23:11:44Z">
        <w:r>
          <w:rPr>
            <w:rFonts w:hint="eastAsia" w:ascii="华文仿宋" w:hAnsi="华文仿宋" w:eastAsia="华文仿宋"/>
            <w:sz w:val="24"/>
            <w:szCs w:val="24"/>
            <w:lang w:val="en-US" w:eastAsia="zh-CN"/>
          </w:rPr>
          <w:t>性能</w:t>
        </w:r>
      </w:ins>
      <w:ins w:id="449" w:author="嶒棚文" w:date="2021-06-12T00:29:28Z">
        <w:r>
          <w:rPr>
            <w:rFonts w:hint="eastAsia" w:ascii="华文仿宋" w:hAnsi="华文仿宋" w:eastAsia="华文仿宋"/>
            <w:sz w:val="24"/>
            <w:szCs w:val="24"/>
            <w:lang w:val="en-US" w:eastAsia="zh-CN"/>
          </w:rPr>
          <w:t>后</w:t>
        </w:r>
      </w:ins>
      <w:ins w:id="450" w:author="嶒棚文" w:date="2021-06-12T00:29:31Z">
        <w:r>
          <w:rPr>
            <w:rFonts w:hint="eastAsia" w:ascii="华文仿宋" w:hAnsi="华文仿宋" w:eastAsia="华文仿宋"/>
            <w:sz w:val="24"/>
            <w:szCs w:val="24"/>
            <w:lang w:val="en-US" w:eastAsia="zh-CN"/>
          </w:rPr>
          <w:t>TF</w:t>
        </w:r>
      </w:ins>
      <w:ins w:id="451" w:author="嶒棚文" w:date="2021-06-12T00:29:32Z">
        <w:r>
          <w:rPr>
            <w:rFonts w:hint="eastAsia" w:ascii="华文仿宋" w:hAnsi="华文仿宋" w:eastAsia="华文仿宋"/>
            <w:sz w:val="24"/>
            <w:szCs w:val="24"/>
            <w:lang w:val="en-US" w:eastAsia="zh-CN"/>
          </w:rPr>
          <w:t>DA</w:t>
        </w:r>
      </w:ins>
      <w:ins w:id="452" w:author="嶒棚文" w:date="2021-06-12T00:29:33Z">
        <w:r>
          <w:rPr>
            <w:rFonts w:hint="eastAsia" w:ascii="华文仿宋" w:hAnsi="华文仿宋" w:eastAsia="华文仿宋"/>
            <w:sz w:val="24"/>
            <w:szCs w:val="24"/>
            <w:lang w:val="en-US" w:eastAsia="zh-CN"/>
          </w:rPr>
          <w:t>I</w:t>
        </w:r>
      </w:ins>
      <w:ins w:id="453" w:author="嶒棚文" w:date="2021-06-11T23:11:50Z">
        <w:r>
          <w:rPr>
            <w:rFonts w:hint="eastAsia" w:ascii="华文仿宋" w:hAnsi="华文仿宋" w:eastAsia="华文仿宋"/>
            <w:sz w:val="24"/>
            <w:szCs w:val="24"/>
            <w:lang w:val="en-US" w:eastAsia="zh-CN"/>
          </w:rPr>
          <w:t>反馈</w:t>
        </w:r>
      </w:ins>
      <w:ins w:id="454" w:author="嶒棚文" w:date="2021-06-12T00:30:06Z">
        <w:r>
          <w:rPr>
            <w:rFonts w:hint="eastAsia" w:ascii="华文仿宋" w:hAnsi="华文仿宋" w:eastAsia="华文仿宋"/>
            <w:sz w:val="24"/>
            <w:szCs w:val="24"/>
            <w:lang w:val="en-US" w:eastAsia="zh-CN"/>
          </w:rPr>
          <w:t>的</w:t>
        </w:r>
      </w:ins>
      <w:ins w:id="455" w:author="嶒棚文" w:date="2021-06-12T00:29:49Z">
        <w:r>
          <w:rPr>
            <w:rFonts w:hint="eastAsia" w:ascii="华文仿宋" w:hAnsi="华文仿宋" w:eastAsia="华文仿宋"/>
            <w:sz w:val="24"/>
            <w:szCs w:val="24"/>
            <w:lang w:val="en-US" w:eastAsia="zh-CN"/>
          </w:rPr>
          <w:t>测试</w:t>
        </w:r>
      </w:ins>
      <w:ins w:id="456" w:author="嶒棚文" w:date="2021-06-11T23:11:52Z">
        <w:r>
          <w:rPr>
            <w:rFonts w:hint="eastAsia" w:ascii="华文仿宋" w:hAnsi="华文仿宋" w:eastAsia="华文仿宋"/>
            <w:sz w:val="24"/>
            <w:szCs w:val="24"/>
            <w:lang w:val="en-US" w:eastAsia="zh-CN"/>
          </w:rPr>
          <w:t>结果</w:t>
        </w:r>
      </w:ins>
      <w:ins w:id="457" w:author="嶒棚文" w:date="2021-06-11T23:11:53Z">
        <w:r>
          <w:rPr>
            <w:rFonts w:hint="eastAsia" w:ascii="华文仿宋" w:hAnsi="华文仿宋" w:eastAsia="华文仿宋"/>
            <w:sz w:val="24"/>
            <w:szCs w:val="24"/>
            <w:lang w:val="en-US" w:eastAsia="zh-CN"/>
          </w:rPr>
          <w:t>，</w:t>
        </w:r>
      </w:ins>
      <w:ins w:id="458" w:author="嶒棚文" w:date="2021-06-12T00:26:32Z">
        <w:r>
          <w:rPr>
            <w:rFonts w:hint="eastAsia" w:ascii="华文仿宋" w:hAnsi="华文仿宋" w:eastAsia="华文仿宋"/>
            <w:sz w:val="24"/>
            <w:szCs w:val="24"/>
            <w:lang w:val="en-US" w:eastAsia="zh-CN"/>
          </w:rPr>
          <w:t>具体为三类等级的病例</w:t>
        </w:r>
      </w:ins>
      <w:ins w:id="459" w:author="嶒棚文" w:date="2021-06-12T00:26:37Z">
        <w:r>
          <w:rPr>
            <w:rFonts w:hint="eastAsia" w:ascii="华文仿宋" w:hAnsi="华文仿宋" w:eastAsia="华文仿宋"/>
            <w:sz w:val="24"/>
            <w:szCs w:val="24"/>
            <w:lang w:val="en-US" w:eastAsia="zh-CN"/>
          </w:rPr>
          <w:t>，</w:t>
        </w:r>
      </w:ins>
      <w:ins w:id="460" w:author="嶒棚文" w:date="2021-06-12T00:26:32Z">
        <w:r>
          <w:rPr>
            <w:rFonts w:hint="eastAsia" w:ascii="华文仿宋" w:hAnsi="华文仿宋" w:eastAsia="华文仿宋"/>
            <w:sz w:val="24"/>
            <w:szCs w:val="24"/>
            <w:lang w:val="en-US" w:eastAsia="zh-CN"/>
          </w:rPr>
          <w:t>共600张原</w:t>
        </w:r>
      </w:ins>
      <w:ins w:id="461" w:author="嶒棚文" w:date="2021-06-12T00:26:46Z">
        <w:r>
          <w:rPr>
            <w:rFonts w:hint="eastAsia" w:ascii="华文仿宋" w:hAnsi="华文仿宋" w:eastAsia="华文仿宋"/>
            <w:sz w:val="24"/>
            <w:szCs w:val="24"/>
            <w:lang w:val="en-US" w:eastAsia="zh-CN"/>
          </w:rPr>
          <w:t>超声</w:t>
        </w:r>
      </w:ins>
      <w:ins w:id="462" w:author="嶒棚文" w:date="2021-06-12T00:26:32Z">
        <w:r>
          <w:rPr>
            <w:rFonts w:hint="eastAsia" w:ascii="华文仿宋" w:hAnsi="华文仿宋" w:eastAsia="华文仿宋"/>
            <w:sz w:val="24"/>
            <w:szCs w:val="24"/>
            <w:lang w:val="en-US" w:eastAsia="zh-CN"/>
          </w:rPr>
          <w:t>图像，</w:t>
        </w:r>
      </w:ins>
      <w:ins w:id="463" w:author="嶒棚文" w:date="2021-06-12T00:26:49Z">
        <w:r>
          <w:rPr>
            <w:rFonts w:hint="eastAsia" w:ascii="华文仿宋" w:hAnsi="华文仿宋" w:eastAsia="华文仿宋"/>
            <w:sz w:val="24"/>
            <w:szCs w:val="24"/>
            <w:lang w:val="en-US" w:eastAsia="zh-CN"/>
          </w:rPr>
          <w:t>测试</w:t>
        </w:r>
      </w:ins>
      <w:ins w:id="464" w:author="嶒棚文" w:date="2021-06-12T00:26:51Z">
        <w:r>
          <w:rPr>
            <w:rFonts w:hint="eastAsia" w:ascii="华文仿宋" w:hAnsi="华文仿宋" w:eastAsia="华文仿宋"/>
            <w:sz w:val="24"/>
            <w:szCs w:val="24"/>
            <w:lang w:val="en-US" w:eastAsia="zh-CN"/>
          </w:rPr>
          <w:t>模型</w:t>
        </w:r>
      </w:ins>
      <w:ins w:id="465" w:author="嶒棚文" w:date="2021-06-12T00:26:52Z">
        <w:r>
          <w:rPr>
            <w:rFonts w:hint="eastAsia" w:ascii="华文仿宋" w:hAnsi="华文仿宋" w:eastAsia="华文仿宋"/>
            <w:sz w:val="24"/>
            <w:szCs w:val="24"/>
            <w:lang w:val="en-US" w:eastAsia="zh-CN"/>
          </w:rPr>
          <w:t>性能。</w:t>
        </w:r>
      </w:ins>
      <w:ins w:id="466" w:author="嶒棚文" w:date="2021-06-11T23:11:55Z">
        <w:r>
          <w:rPr>
            <w:rFonts w:hint="eastAsia" w:ascii="华文仿宋" w:hAnsi="华文仿宋" w:eastAsia="华文仿宋"/>
            <w:sz w:val="24"/>
            <w:szCs w:val="24"/>
            <w:lang w:val="en-US" w:eastAsia="zh-CN"/>
          </w:rPr>
          <w:t>其中</w:t>
        </w:r>
      </w:ins>
      <w:ins w:id="467" w:author="嶒棚文" w:date="2021-06-11T23:13:52Z">
        <w:r>
          <w:rPr>
            <w:rFonts w:hint="eastAsia" w:ascii="华文仿宋" w:hAnsi="华文仿宋" w:eastAsia="华文仿宋"/>
            <w:sz w:val="24"/>
            <w:szCs w:val="24"/>
            <w:lang w:val="en-US" w:eastAsia="zh-CN"/>
          </w:rPr>
          <w:t>检测性能的</w:t>
        </w:r>
      </w:ins>
      <w:ins w:id="468" w:author="嶒棚文" w:date="2021-06-11T23:13:53Z">
        <w:r>
          <w:rPr>
            <w:rFonts w:hint="eastAsia" w:ascii="华文仿宋" w:hAnsi="华文仿宋" w:eastAsia="华文仿宋"/>
            <w:sz w:val="24"/>
            <w:szCs w:val="24"/>
            <w:lang w:val="en-US" w:eastAsia="zh-CN"/>
          </w:rPr>
          <w:t>数据</w:t>
        </w:r>
      </w:ins>
      <w:ins w:id="469" w:author="嶒棚文" w:date="2021-06-11T23:13:58Z">
        <w:r>
          <w:rPr>
            <w:rFonts w:hint="eastAsia" w:ascii="华文仿宋" w:hAnsi="华文仿宋" w:eastAsia="华文仿宋"/>
            <w:sz w:val="24"/>
            <w:szCs w:val="24"/>
            <w:lang w:val="en-US" w:eastAsia="zh-CN"/>
          </w:rPr>
          <w:t>同</w:t>
        </w:r>
      </w:ins>
      <w:ins w:id="470" w:author="嶒棚文" w:date="2021-06-11T23:14:00Z">
        <w:r>
          <w:rPr>
            <w:rFonts w:hint="eastAsia" w:ascii="华文仿宋" w:hAnsi="华文仿宋" w:eastAsia="华文仿宋"/>
            <w:sz w:val="24"/>
            <w:szCs w:val="24"/>
            <w:lang w:val="en-US" w:eastAsia="zh-CN"/>
          </w:rPr>
          <w:t>之前</w:t>
        </w:r>
      </w:ins>
      <w:ins w:id="471" w:author="嶒棚文" w:date="2021-06-11T23:14:04Z">
        <w:r>
          <w:rPr>
            <w:rFonts w:hint="eastAsia" w:ascii="华文仿宋" w:hAnsi="华文仿宋" w:eastAsia="华文仿宋"/>
            <w:sz w:val="24"/>
            <w:szCs w:val="24"/>
            <w:lang w:val="en-US" w:eastAsia="zh-CN"/>
          </w:rPr>
          <w:t>一样</w:t>
        </w:r>
      </w:ins>
      <w:ins w:id="472" w:author="嶒棚文" w:date="2021-06-11T23:14:07Z">
        <w:r>
          <w:rPr>
            <w:rFonts w:hint="eastAsia" w:ascii="华文仿宋" w:hAnsi="华文仿宋" w:eastAsia="华文仿宋"/>
            <w:sz w:val="24"/>
            <w:szCs w:val="24"/>
            <w:lang w:val="en-US" w:eastAsia="zh-CN"/>
          </w:rPr>
          <w:t>做加密</w:t>
        </w:r>
      </w:ins>
      <w:ins w:id="473" w:author="嶒棚文" w:date="2021-06-11T23:14:17Z">
        <w:r>
          <w:rPr>
            <w:rFonts w:hint="eastAsia" w:ascii="华文仿宋" w:hAnsi="华文仿宋" w:eastAsia="华文仿宋"/>
            <w:sz w:val="24"/>
            <w:szCs w:val="24"/>
            <w:lang w:val="en-US" w:eastAsia="zh-CN"/>
          </w:rPr>
          <w:t>通过</w:t>
        </w:r>
      </w:ins>
      <w:ins w:id="474" w:author="嶒棚文" w:date="2021-06-11T23:14:13Z">
        <w:r>
          <w:rPr>
            <w:rFonts w:hint="eastAsia" w:ascii="华文仿宋" w:hAnsi="华文仿宋" w:eastAsia="华文仿宋"/>
            <w:sz w:val="24"/>
            <w:szCs w:val="24"/>
            <w:lang w:val="en-US" w:eastAsia="zh-CN"/>
          </w:rPr>
          <w:t>IPFS</w:t>
        </w:r>
      </w:ins>
      <w:ins w:id="475" w:author="嶒棚文" w:date="2021-06-11T23:14:10Z">
        <w:r>
          <w:rPr>
            <w:rFonts w:hint="eastAsia" w:ascii="华文仿宋" w:hAnsi="华文仿宋" w:eastAsia="华文仿宋"/>
            <w:sz w:val="24"/>
            <w:szCs w:val="24"/>
            <w:lang w:val="en-US" w:eastAsia="zh-CN"/>
          </w:rPr>
          <w:t>传输</w:t>
        </w:r>
      </w:ins>
      <w:ins w:id="476" w:author="嶒棚文" w:date="2021-06-11T23:14:20Z">
        <w:r>
          <w:rPr>
            <w:rFonts w:hint="eastAsia" w:ascii="华文仿宋" w:hAnsi="华文仿宋" w:eastAsia="华文仿宋"/>
            <w:sz w:val="24"/>
            <w:szCs w:val="24"/>
            <w:lang w:val="en-US" w:eastAsia="zh-CN"/>
          </w:rPr>
          <w:t>，</w:t>
        </w:r>
      </w:ins>
      <w:ins w:id="477" w:author="嶒棚文" w:date="2021-06-12T00:27:05Z">
        <w:r>
          <w:rPr>
            <w:rFonts w:hint="eastAsia" w:ascii="华文仿宋" w:hAnsi="华文仿宋" w:eastAsia="华文仿宋"/>
            <w:sz w:val="24"/>
            <w:szCs w:val="24"/>
            <w:lang w:val="en-US" w:eastAsia="zh-CN"/>
          </w:rPr>
          <w:t>生成的</w:t>
        </w:r>
      </w:ins>
      <w:ins w:id="478" w:author="嶒棚文" w:date="2021-06-12T00:27:09Z">
        <w:r>
          <w:rPr>
            <w:rFonts w:hint="eastAsia" w:ascii="华文仿宋" w:hAnsi="华文仿宋" w:eastAsia="华文仿宋"/>
            <w:sz w:val="24"/>
            <w:szCs w:val="24"/>
            <w:lang w:val="en-US" w:eastAsia="zh-CN"/>
          </w:rPr>
          <w:t>测试</w:t>
        </w:r>
      </w:ins>
      <w:ins w:id="479" w:author="嶒棚文" w:date="2021-06-11T23:14:26Z">
        <w:r>
          <w:rPr>
            <w:rFonts w:hint="eastAsia" w:ascii="华文仿宋" w:hAnsi="华文仿宋" w:eastAsia="华文仿宋"/>
            <w:sz w:val="24"/>
            <w:szCs w:val="24"/>
            <w:lang w:val="en-US" w:eastAsia="zh-CN"/>
          </w:rPr>
          <w:t>结果</w:t>
        </w:r>
      </w:ins>
      <w:ins w:id="480" w:author="嶒棚文" w:date="2021-06-11T23:14:28Z">
        <w:r>
          <w:rPr>
            <w:rFonts w:hint="eastAsia" w:ascii="华文仿宋" w:hAnsi="华文仿宋" w:eastAsia="华文仿宋"/>
            <w:sz w:val="24"/>
            <w:szCs w:val="24"/>
            <w:lang w:val="en-US" w:eastAsia="zh-CN"/>
          </w:rPr>
          <w:t>如图</w:t>
        </w:r>
      </w:ins>
      <w:ins w:id="481" w:author="嶒棚文" w:date="2021-06-11T23:14:39Z">
        <w:r>
          <w:rPr>
            <w:rFonts w:hint="eastAsia" w:ascii="华文仿宋" w:hAnsi="华文仿宋" w:eastAsia="华文仿宋"/>
            <w:sz w:val="24"/>
            <w:szCs w:val="24"/>
            <w:lang w:val="en-US" w:eastAsia="zh-CN"/>
          </w:rPr>
          <w:t>11</w:t>
        </w:r>
      </w:ins>
      <w:ins w:id="482" w:author="嶒棚文" w:date="2021-06-11T23:14:29Z">
        <w:r>
          <w:rPr>
            <w:rFonts w:hint="eastAsia" w:ascii="华文仿宋" w:hAnsi="华文仿宋" w:eastAsia="华文仿宋"/>
            <w:sz w:val="24"/>
            <w:szCs w:val="24"/>
            <w:lang w:val="en-US" w:eastAsia="zh-CN"/>
          </w:rPr>
          <w:t>所示</w:t>
        </w:r>
      </w:ins>
      <w:ins w:id="483" w:author="嶒棚文" w:date="2021-06-12T00:27:57Z">
        <w:r>
          <w:rPr>
            <w:rFonts w:hint="eastAsia" w:ascii="华文仿宋" w:hAnsi="华文仿宋" w:eastAsia="华文仿宋"/>
            <w:sz w:val="24"/>
            <w:szCs w:val="24"/>
            <w:lang w:val="en-US" w:eastAsia="zh-CN"/>
          </w:rPr>
          <w:t>，</w:t>
        </w:r>
      </w:ins>
      <w:ins w:id="484" w:author="嶒棚文" w:date="2021-06-12T00:27:59Z">
        <w:r>
          <w:rPr>
            <w:rFonts w:hint="eastAsia" w:ascii="华文仿宋" w:hAnsi="华文仿宋" w:eastAsia="华文仿宋"/>
            <w:sz w:val="24"/>
            <w:szCs w:val="24"/>
            <w:lang w:val="en-US" w:eastAsia="zh-CN"/>
          </w:rPr>
          <w:t>包括</w:t>
        </w:r>
      </w:ins>
      <w:ins w:id="485" w:author="嶒棚文" w:date="2021-06-12T00:28:00Z">
        <w:r>
          <w:rPr>
            <w:rFonts w:hint="eastAsia" w:ascii="华文仿宋" w:hAnsi="华文仿宋" w:eastAsia="华文仿宋"/>
            <w:sz w:val="24"/>
            <w:szCs w:val="24"/>
            <w:lang w:val="en-US" w:eastAsia="zh-CN"/>
          </w:rPr>
          <w:t>模型</w:t>
        </w:r>
      </w:ins>
      <w:ins w:id="486" w:author="嶒棚文" w:date="2021-06-12T00:28:01Z">
        <w:r>
          <w:rPr>
            <w:rFonts w:hint="eastAsia" w:ascii="华文仿宋" w:hAnsi="华文仿宋" w:eastAsia="华文仿宋"/>
            <w:sz w:val="24"/>
            <w:szCs w:val="24"/>
            <w:lang w:val="en-US" w:eastAsia="zh-CN"/>
          </w:rPr>
          <w:t>的</w:t>
        </w:r>
      </w:ins>
    </w:p>
    <w:p>
      <w:pPr>
        <w:jc w:val="center"/>
        <w:rPr>
          <w:ins w:id="487" w:author="嶒棚文" w:date="2021-06-12T00:27:34Z"/>
          <w:rFonts w:hint="eastAsia" w:ascii="华文仿宋" w:hAnsi="华文仿宋" w:eastAsia="华文仿宋"/>
          <w:sz w:val="24"/>
          <w:szCs w:val="24"/>
          <w:lang w:val="en-US" w:eastAsia="zh-CN"/>
        </w:rPr>
      </w:pPr>
      <w:ins w:id="488" w:author="嶒棚文" w:date="2021-06-12T00:27:20Z">
        <w:r>
          <w:rPr>
            <w:rFonts w:hint="eastAsia" w:ascii="华文仿宋" w:hAnsi="华文仿宋" w:eastAsia="华文仿宋"/>
            <w:sz w:val="24"/>
            <w:szCs w:val="24"/>
            <w:lang w:val="en-US" w:eastAsia="zh-CN"/>
          </w:rPr>
          <w:drawing>
            <wp:inline distT="0" distB="0" distL="114300" distR="114300">
              <wp:extent cx="4165600" cy="2915920"/>
              <wp:effectExtent l="0" t="0" r="6350" b="17780"/>
              <wp:docPr id="11" name="图片 11" descr="2021-06-12 00-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6-12 00-20-28"/>
                      <pic:cNvPicPr>
                        <a:picLocks noChangeAspect="1"/>
                      </pic:cNvPicPr>
                    </pic:nvPicPr>
                    <pic:blipFill>
                      <a:blip r:embed="rId15"/>
                      <a:stretch>
                        <a:fillRect/>
                      </a:stretch>
                    </pic:blipFill>
                    <pic:spPr>
                      <a:xfrm>
                        <a:off x="0" y="0"/>
                        <a:ext cx="4165600" cy="2915920"/>
                      </a:xfrm>
                      <a:prstGeom prst="rect">
                        <a:avLst/>
                      </a:prstGeom>
                    </pic:spPr>
                  </pic:pic>
                </a:graphicData>
              </a:graphic>
            </wp:inline>
          </w:drawing>
        </w:r>
      </w:ins>
    </w:p>
    <w:p>
      <w:pPr>
        <w:jc w:val="center"/>
        <w:rPr>
          <w:ins w:id="490" w:author="嶒棚文" w:date="2021-06-12T00:27:42Z"/>
        </w:rPr>
      </w:pPr>
      <w:ins w:id="491" w:author="嶒棚文" w:date="2021-06-12T00:27:34Z">
        <w:r>
          <w:rPr/>
          <w:t xml:space="preserve">图 </w:t>
        </w:r>
      </w:ins>
      <w:ins w:id="492" w:author="嶒棚文" w:date="2021-06-12T00:27:34Z">
        <w:r>
          <w:rPr/>
          <w:fldChar w:fldCharType="begin"/>
        </w:r>
      </w:ins>
      <w:ins w:id="493" w:author="嶒棚文" w:date="2021-06-12T00:27:34Z">
        <w:r>
          <w:rPr/>
          <w:instrText xml:space="preserve"> SEQ 图 \* ARABIC </w:instrText>
        </w:r>
      </w:ins>
      <w:ins w:id="494" w:author="嶒棚文" w:date="2021-06-12T00:27:34Z">
        <w:r>
          <w:rPr/>
          <w:fldChar w:fldCharType="separate"/>
        </w:r>
      </w:ins>
      <w:ins w:id="495" w:author="嶒棚文" w:date="2021-06-12T00:31:38Z">
        <w:r>
          <w:rPr/>
          <w:t>12</w:t>
        </w:r>
      </w:ins>
      <w:ins w:id="496" w:author="嶒棚文" w:date="2021-06-12T00:27:34Z">
        <w:r>
          <w:rPr/>
          <w:fldChar w:fldCharType="end"/>
        </w:r>
      </w:ins>
    </w:p>
    <w:p>
      <w:pPr>
        <w:rPr>
          <w:ins w:id="497" w:author="嶒棚文" w:date="2021-06-11T23:14:34Z"/>
          <w:rFonts w:hint="eastAsia" w:ascii="华文仿宋" w:hAnsi="华文仿宋" w:eastAsia="华文仿宋"/>
          <w:sz w:val="24"/>
          <w:szCs w:val="24"/>
          <w:lang w:val="en-US" w:eastAsia="zh-CN"/>
        </w:rPr>
      </w:pPr>
    </w:p>
    <w:p>
      <w:pPr>
        <w:rPr>
          <w:rFonts w:hint="default" w:ascii="华文仿宋" w:hAnsi="华文仿宋" w:eastAsia="华文仿宋"/>
          <w:sz w:val="24"/>
          <w:szCs w:val="24"/>
          <w:lang w:val="en-US" w:eastAsia="zh-CN"/>
        </w:rPr>
      </w:pPr>
      <w:ins w:id="498" w:author="嶒棚文" w:date="2021-06-12T00:28:11Z">
        <w:r>
          <w:rPr>
            <w:rFonts w:hint="eastAsia" w:ascii="华文仿宋" w:hAnsi="华文仿宋" w:eastAsia="华文仿宋"/>
            <w:sz w:val="24"/>
            <w:szCs w:val="24"/>
            <w:lang w:val="en-US" w:eastAsia="zh-CN"/>
          </w:rPr>
          <w:t>准确度，</w:t>
        </w:r>
      </w:ins>
      <w:ins w:id="499" w:author="嶒棚文" w:date="2021-06-12T00:28:21Z">
        <w:r>
          <w:rPr>
            <w:rFonts w:hint="eastAsia" w:ascii="华文仿宋" w:hAnsi="华文仿宋" w:eastAsia="华文仿宋"/>
            <w:sz w:val="24"/>
            <w:szCs w:val="24"/>
            <w:lang w:val="en-US" w:eastAsia="zh-CN"/>
          </w:rPr>
          <w:t>各个</w:t>
        </w:r>
      </w:ins>
      <w:ins w:id="500" w:author="嶒棚文" w:date="2021-06-12T00:28:22Z">
        <w:r>
          <w:rPr>
            <w:rFonts w:hint="eastAsia" w:ascii="华文仿宋" w:hAnsi="华文仿宋" w:eastAsia="华文仿宋"/>
            <w:sz w:val="24"/>
            <w:szCs w:val="24"/>
            <w:lang w:val="en-US" w:eastAsia="zh-CN"/>
          </w:rPr>
          <w:t>分类的</w:t>
        </w:r>
      </w:ins>
      <w:ins w:id="501" w:author="嶒棚文" w:date="2021-06-12T00:28:24Z">
        <w:r>
          <w:rPr>
            <w:rFonts w:hint="eastAsia" w:ascii="华文仿宋" w:hAnsi="华文仿宋" w:eastAsia="华文仿宋"/>
            <w:sz w:val="24"/>
            <w:szCs w:val="24"/>
            <w:lang w:val="en-US" w:eastAsia="zh-CN"/>
          </w:rPr>
          <w:t>检测</w:t>
        </w:r>
      </w:ins>
      <w:ins w:id="502" w:author="嶒棚文" w:date="2021-06-12T00:28:26Z">
        <w:r>
          <w:rPr>
            <w:rFonts w:hint="eastAsia" w:ascii="华文仿宋" w:hAnsi="华文仿宋" w:eastAsia="华文仿宋"/>
            <w:sz w:val="24"/>
            <w:szCs w:val="24"/>
            <w:lang w:val="en-US" w:eastAsia="zh-CN"/>
          </w:rPr>
          <w:t>性能</w:t>
        </w:r>
      </w:ins>
      <w:ins w:id="503" w:author="嶒棚文" w:date="2021-06-12T00:28:28Z">
        <w:r>
          <w:rPr>
            <w:rFonts w:hint="eastAsia" w:ascii="华文仿宋" w:hAnsi="华文仿宋" w:eastAsia="华文仿宋"/>
            <w:sz w:val="24"/>
            <w:szCs w:val="24"/>
            <w:lang w:val="en-US" w:eastAsia="zh-CN"/>
          </w:rPr>
          <w:t>用</w:t>
        </w:r>
      </w:ins>
      <w:ins w:id="504" w:author="嶒棚文" w:date="2021-06-12T00:28:30Z">
        <w:r>
          <w:rPr>
            <w:rFonts w:hint="eastAsia" w:ascii="华文仿宋" w:hAnsi="华文仿宋" w:eastAsia="华文仿宋"/>
            <w:sz w:val="24"/>
            <w:szCs w:val="24"/>
            <w:lang w:val="en-US" w:eastAsia="zh-CN"/>
          </w:rPr>
          <w:t>P</w:t>
        </w:r>
      </w:ins>
      <w:ins w:id="505" w:author="嶒棚文" w:date="2021-06-12T00:28:32Z">
        <w:r>
          <w:rPr>
            <w:rFonts w:hint="eastAsia" w:ascii="华文仿宋" w:hAnsi="华文仿宋" w:eastAsia="华文仿宋"/>
            <w:sz w:val="24"/>
            <w:szCs w:val="24"/>
            <w:lang w:val="en-US" w:eastAsia="zh-CN"/>
          </w:rPr>
          <w:t>recision</w:t>
        </w:r>
      </w:ins>
      <w:ins w:id="506" w:author="嶒棚文" w:date="2021-06-12T00:28:33Z">
        <w:r>
          <w:rPr>
            <w:rFonts w:hint="eastAsia" w:ascii="华文仿宋" w:hAnsi="华文仿宋" w:eastAsia="华文仿宋"/>
            <w:sz w:val="24"/>
            <w:szCs w:val="24"/>
            <w:lang w:val="en-US" w:eastAsia="zh-CN"/>
          </w:rPr>
          <w:t>和</w:t>
        </w:r>
      </w:ins>
      <w:ins w:id="507" w:author="嶒棚文" w:date="2021-06-12T00:28:34Z">
        <w:r>
          <w:rPr>
            <w:rFonts w:hint="eastAsia" w:ascii="华文仿宋" w:hAnsi="华文仿宋" w:eastAsia="华文仿宋"/>
            <w:sz w:val="24"/>
            <w:szCs w:val="24"/>
            <w:lang w:val="en-US" w:eastAsia="zh-CN"/>
          </w:rPr>
          <w:t>R</w:t>
        </w:r>
      </w:ins>
      <w:ins w:id="508" w:author="嶒棚文" w:date="2021-06-12T00:28:36Z">
        <w:r>
          <w:rPr>
            <w:rFonts w:hint="eastAsia" w:ascii="华文仿宋" w:hAnsi="华文仿宋" w:eastAsia="华文仿宋"/>
            <w:sz w:val="24"/>
            <w:szCs w:val="24"/>
            <w:lang w:val="en-US" w:eastAsia="zh-CN"/>
          </w:rPr>
          <w:t>ecall</w:t>
        </w:r>
      </w:ins>
      <w:ins w:id="509" w:author="嶒棚文" w:date="2021-06-12T00:28:38Z">
        <w:r>
          <w:rPr>
            <w:rFonts w:hint="eastAsia" w:ascii="华文仿宋" w:hAnsi="华文仿宋" w:eastAsia="华文仿宋"/>
            <w:sz w:val="24"/>
            <w:szCs w:val="24"/>
            <w:lang w:val="en-US" w:eastAsia="zh-CN"/>
          </w:rPr>
          <w:t>表示</w:t>
        </w:r>
      </w:ins>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CCD5CE79-DDAE-4CB8-A330-5EF1DACB66F4}"/>
  </w:font>
  <w:font w:name="黑体">
    <w:panose1 w:val="02010609060101010101"/>
    <w:charset w:val="86"/>
    <w:family w:val="auto"/>
    <w:pitch w:val="default"/>
    <w:sig w:usb0="800002BF" w:usb1="38CF7CFA" w:usb2="00000016" w:usb3="00000000" w:csb0="00040001" w:csb1="00000000"/>
    <w:embedRegular r:id="rId2" w:fontKey="{5682116F-8FAB-4A45-A2CE-843D2740FA48}"/>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C7AE0513-49CB-4161-B7B6-68B9C64818FC}"/>
  </w:font>
  <w:font w:name="Calibri Light">
    <w:panose1 w:val="020F0302020204030204"/>
    <w:charset w:val="00"/>
    <w:family w:val="auto"/>
    <w:pitch w:val="default"/>
    <w:sig w:usb0="E4002EFF" w:usb1="C000247B" w:usb2="00000009" w:usb3="00000000" w:csb0="200001FF" w:csb1="00000000"/>
    <w:embedRegular r:id="rId4" w:fontKey="{7D16B430-4D6B-4FDD-99A3-75FA6AD72767}"/>
  </w:font>
  <w:font w:name="华文仿宋">
    <w:panose1 w:val="02010600040101010101"/>
    <w:charset w:val="86"/>
    <w:family w:val="auto"/>
    <w:pitch w:val="default"/>
    <w:sig w:usb0="00000287" w:usb1="080F0000" w:usb2="00000000" w:usb3="00000000" w:csb0="0004009F" w:csb1="DFD70000"/>
    <w:embedRegular r:id="rId5" w:fontKey="{0F5273E5-E58C-431C-9669-3FAE79206295}"/>
  </w:font>
  <w:font w:name="Cambria Math">
    <w:panose1 w:val="02040503050406030204"/>
    <w:charset w:val="00"/>
    <w:family w:val="auto"/>
    <w:pitch w:val="default"/>
    <w:sig w:usb0="E00006FF" w:usb1="420024FF" w:usb2="02000000" w:usb3="00000000" w:csb0="2000019F" w:csb1="00000000"/>
    <w:embedRegular r:id="rId6" w:fontKey="{19945F2A-962A-4598-ADDF-782114531741}"/>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嶒棚文">
    <w15:presenceInfo w15:providerId="WPS Office" w15:userId="3228503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AxNTYzZjhlODkyOWUwZGM4YTU1YTk1M2E5ZDVmODQifQ=="/>
  </w:docVars>
  <w:rsids>
    <w:rsidRoot w:val="29130320"/>
    <w:rsid w:val="013C34BF"/>
    <w:rsid w:val="07B218F7"/>
    <w:rsid w:val="0840798F"/>
    <w:rsid w:val="1078629B"/>
    <w:rsid w:val="12921A10"/>
    <w:rsid w:val="188231F8"/>
    <w:rsid w:val="1988742C"/>
    <w:rsid w:val="1C2B0ED8"/>
    <w:rsid w:val="1F9524CB"/>
    <w:rsid w:val="1FE21BEC"/>
    <w:rsid w:val="240A07FA"/>
    <w:rsid w:val="26E66547"/>
    <w:rsid w:val="29130320"/>
    <w:rsid w:val="2BDB7BFC"/>
    <w:rsid w:val="302F7F18"/>
    <w:rsid w:val="438E3C90"/>
    <w:rsid w:val="4D3E2527"/>
    <w:rsid w:val="4E287435"/>
    <w:rsid w:val="52053A2A"/>
    <w:rsid w:val="565C7DFB"/>
    <w:rsid w:val="5832549B"/>
    <w:rsid w:val="5B84393D"/>
    <w:rsid w:val="5C167E92"/>
    <w:rsid w:val="64CF3054"/>
    <w:rsid w:val="758D093F"/>
    <w:rsid w:val="76582541"/>
    <w:rsid w:val="78375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4988</Words>
  <Characters>5625</Characters>
  <Lines>0</Lines>
  <Paragraphs>0</Paragraphs>
  <TotalTime>63</TotalTime>
  <ScaleCrop>false</ScaleCrop>
  <LinksUpToDate>false</LinksUpToDate>
  <CharactersWithSpaces>5688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2021-05-29T08:09:00Z</dcterms:created>
  <dc:creator>嶒棚文</dc:creator>
  <cp:lastModifiedBy>文档存本地丢失不负责</cp:lastModifiedBy>
  <dcterms:modified xsi:type="dcterms:W3CDTF">2023-02-20T07:15:08Z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20D46A4F8C234E1B876B8987619E18EF</vt:lpwstr>
  </property>
</Properties>
</file>