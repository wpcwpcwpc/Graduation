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rPr>
          <w:rFonts w:ascii="微软雅黑" w:hAnsi="微软雅黑" w:eastAsia="微软雅黑"/>
          <w:b/>
          <w:bCs/>
          <w:sz w:val="24"/>
        </w:rPr>
      </w:pPr>
      <w:bookmarkStart w:id="61" w:name="_GoBack"/>
      <w:bookmarkEnd w:id="61"/>
      <w:r>
        <w:rPr>
          <w:rFonts w:hint="eastAsia" w:ascii="微软雅黑" w:hAnsi="微软雅黑" w:eastAsia="微软雅黑"/>
          <w:b/>
          <w:bCs/>
          <w:sz w:val="24"/>
        </w:rPr>
        <w:t>在所有开始之前，需要先想明白要如何讲这个故事？因为这篇文章有两个重点，一个是机器学习方法帮助快速大量诊断病情（classification），第二个是区块链帮助数据&amp;模型传输及共享，这两个点都需要照顾到。所以所有的section可以说都需要echo</w:t>
      </w:r>
      <w:r>
        <w:rPr>
          <w:rFonts w:ascii="微软雅黑" w:hAnsi="微软雅黑" w:eastAsia="微软雅黑"/>
          <w:b/>
          <w:bCs/>
          <w:sz w:val="24"/>
        </w:rPr>
        <w:t xml:space="preserve"> </w:t>
      </w:r>
      <w:r>
        <w:rPr>
          <w:rFonts w:hint="eastAsia" w:ascii="微软雅黑" w:hAnsi="微软雅黑" w:eastAsia="微软雅黑"/>
          <w:b/>
          <w:bCs/>
          <w:sz w:val="24"/>
        </w:rPr>
        <w:t>t</w:t>
      </w:r>
      <w:r>
        <w:rPr>
          <w:rFonts w:ascii="微软雅黑" w:hAnsi="微软雅黑" w:eastAsia="微软雅黑"/>
          <w:b/>
          <w:bCs/>
          <w:sz w:val="24"/>
        </w:rPr>
        <w:t>o/</w:t>
      </w:r>
      <w:r>
        <w:rPr>
          <w:rFonts w:hint="eastAsia" w:ascii="微软雅黑" w:hAnsi="微软雅黑" w:eastAsia="微软雅黑"/>
          <w:b/>
          <w:bCs/>
          <w:sz w:val="24"/>
        </w:rPr>
        <w:t>照顾到这两个点，一个都不能少，且存在重点的转移/侧重点不同。勿过度啰嗦，也勿忽视任意一个。还是一个section一个section地写吧，不要一个point一个point地写。整体逻辑链如下：</w:t>
      </w:r>
    </w:p>
    <w:p>
      <w:pPr>
        <w:pStyle w:val="16"/>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大背景（background，此处写这个病和医疗方面的现状，之前专利和会议的内容可以借鉴），存在着什么样的问题（人力消耗大，其他诊断方式有辐射、费用高，医疗资源不平衡；医疗数据较敏感，数据不透明，诊断方式及结果不共享，每次换医院历史数据难以使用难以追踪）。这段全都作为introduction的第一部分，即background。也可以一起放在introduction的第一段。</w:t>
      </w:r>
    </w:p>
    <w:p>
      <w:pPr>
        <w:pStyle w:val="16"/>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deep</w:t>
      </w:r>
      <w:r>
        <w:rPr>
          <w:rFonts w:ascii="微软雅黑" w:hAnsi="微软雅黑" w:eastAsia="微软雅黑"/>
          <w:b/>
          <w:bCs/>
          <w:sz w:val="24"/>
        </w:rPr>
        <w:t xml:space="preserve"> </w:t>
      </w:r>
      <w:r>
        <w:rPr>
          <w:rFonts w:hint="eastAsia" w:ascii="微软雅黑" w:hAnsi="微软雅黑" w:eastAsia="微软雅黑"/>
          <w:b/>
          <w:bCs/>
          <w:sz w:val="24"/>
        </w:rPr>
        <w:t>learning/machine</w:t>
      </w:r>
      <w:r>
        <w:rPr>
          <w:rFonts w:ascii="微软雅黑" w:hAnsi="微软雅黑" w:eastAsia="微软雅黑"/>
          <w:b/>
          <w:bCs/>
          <w:sz w:val="24"/>
        </w:rPr>
        <w:t xml:space="preserve"> </w:t>
      </w:r>
      <w:r>
        <w:rPr>
          <w:rFonts w:hint="eastAsia" w:ascii="微软雅黑" w:hAnsi="微软雅黑" w:eastAsia="微软雅黑"/>
          <w:b/>
          <w:bCs/>
          <w:sz w:val="24"/>
        </w:rPr>
        <w:t>learning</w:t>
      </w:r>
      <w:r>
        <w:rPr>
          <w:rFonts w:ascii="微软雅黑" w:hAnsi="微软雅黑" w:eastAsia="微软雅黑"/>
          <w:b/>
          <w:bCs/>
          <w:sz w:val="24"/>
        </w:rPr>
        <w:t>/</w:t>
      </w:r>
      <w:r>
        <w:rPr>
          <w:rFonts w:hint="eastAsia" w:ascii="微软雅黑" w:hAnsi="微软雅黑" w:eastAsia="微软雅黑"/>
          <w:b/>
          <w:bCs/>
          <w:sz w:val="24"/>
        </w:rPr>
        <w:t>AI被广泛地应用于各种方面including医疗方面。（如果肾积水+dl的文献不够用的话，前面可以先插一些其他病+dl。）在肾积水方面，文献xxxxx。</w:t>
      </w:r>
    </w:p>
    <w:p>
      <w:pPr>
        <w:pStyle w:val="16"/>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区块链是xxx，区块链和物联网的关系，它能够xxxx，它的xxx特性也因此使它被广泛用来xxxx。例如，文献xxxx。除此之外，物联网相关的其他技术，例如云计算、雾计算、边缘计算、iomt等物联网相关概念/方法/技术/applications也随着5g时代的推广/到来而被广泛地应用于医疗数据中。</w:t>
      </w:r>
    </w:p>
    <w:p>
      <w:pPr>
        <w:pStyle w:val="16"/>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在过去，同时integrate区块链和dl并且applied</w:t>
      </w:r>
      <w:r>
        <w:rPr>
          <w:rFonts w:ascii="微软雅黑" w:hAnsi="微软雅黑" w:eastAsia="微软雅黑"/>
          <w:b/>
          <w:bCs/>
          <w:sz w:val="24"/>
        </w:rPr>
        <w:t xml:space="preserve"> </w:t>
      </w:r>
      <w:r>
        <w:rPr>
          <w:rFonts w:hint="eastAsia" w:ascii="微软雅黑" w:hAnsi="微软雅黑" w:eastAsia="微软雅黑"/>
          <w:b/>
          <w:bCs/>
          <w:sz w:val="24"/>
        </w:rPr>
        <w:t>to</w:t>
      </w:r>
      <w:r>
        <w:rPr>
          <w:rFonts w:ascii="微软雅黑" w:hAnsi="微软雅黑" w:eastAsia="微软雅黑"/>
          <w:b/>
          <w:bCs/>
          <w:sz w:val="24"/>
        </w:rPr>
        <w:t xml:space="preserve"> </w:t>
      </w:r>
      <w:r>
        <w:rPr>
          <w:rFonts w:hint="eastAsia" w:ascii="微软雅黑" w:hAnsi="微软雅黑" w:eastAsia="微软雅黑"/>
          <w:b/>
          <w:bCs/>
          <w:sz w:val="24"/>
        </w:rPr>
        <w:t>medical</w:t>
      </w:r>
      <w:r>
        <w:rPr>
          <w:rFonts w:ascii="微软雅黑" w:hAnsi="微软雅黑" w:eastAsia="微软雅黑"/>
          <w:b/>
          <w:bCs/>
          <w:sz w:val="24"/>
        </w:rPr>
        <w:t xml:space="preserve"> </w:t>
      </w:r>
      <w:r>
        <w:rPr>
          <w:rFonts w:hint="eastAsia" w:ascii="微软雅黑" w:hAnsi="微软雅黑" w:eastAsia="微软雅黑"/>
          <w:b/>
          <w:bCs/>
          <w:sz w:val="24"/>
        </w:rPr>
        <w:t>data的不多，并且多数集中在xxxx（这里就把柳叶刀的相应部分写进来就行，它写的是“理论方面”）（如果贴切的话，可以举几个例子，文献xxx等。可以直接把柳叶刀那部分引用的文献拿过来，但是最好再对比一下）。我们build了一种方法以解决上述提到的问题。</w:t>
      </w:r>
    </w:p>
    <w:p>
      <w:pPr>
        <w:pStyle w:val="16"/>
        <w:numPr>
          <w:ilvl w:val="0"/>
          <w:numId w:val="1"/>
        </w:numPr>
        <w:ind w:firstLineChars="0"/>
        <w:rPr>
          <w:rFonts w:ascii="微软雅黑" w:hAnsi="微软雅黑" w:eastAsia="微软雅黑"/>
          <w:b/>
          <w:bCs/>
          <w:sz w:val="24"/>
        </w:rPr>
      </w:pPr>
      <w:r>
        <w:rPr>
          <w:rFonts w:hint="eastAsia" w:ascii="微软雅黑" w:hAnsi="微软雅黑" w:eastAsia="微软雅黑"/>
          <w:b/>
          <w:bCs/>
          <w:sz w:val="24"/>
        </w:rPr>
        <w:t>几句话介绍一下方法，并讲一下contribution，最后说一下文章的arrangement。</w:t>
      </w:r>
    </w:p>
    <w:p>
      <w:pPr>
        <w:pStyle w:val="16"/>
        <w:ind w:left="720" w:firstLine="0" w:firstLineChars="0"/>
        <w:rPr>
          <w:ins w:id="0" w:author="guanyu0010@outlook.com" w:date="2021-06-28T08:04:00Z"/>
          <w:rFonts w:ascii="微软雅黑" w:hAnsi="微软雅黑" w:eastAsia="微软雅黑"/>
          <w:b/>
          <w:bCs/>
          <w:sz w:val="24"/>
        </w:rPr>
      </w:pPr>
      <w:r>
        <w:drawing>
          <wp:inline distT="0" distB="0" distL="0" distR="0">
            <wp:extent cx="3241040" cy="5749290"/>
            <wp:effectExtent l="3175"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16200000">
                      <a:off x="0" y="0"/>
                      <a:ext cx="3248405" cy="5762461"/>
                    </a:xfrm>
                    <a:prstGeom prst="rect">
                      <a:avLst/>
                    </a:prstGeom>
                    <a:noFill/>
                    <a:ln>
                      <a:noFill/>
                    </a:ln>
                  </pic:spPr>
                </pic:pic>
              </a:graphicData>
            </a:graphic>
          </wp:inline>
        </w:drawing>
      </w:r>
    </w:p>
    <w:p>
      <w:pPr>
        <w:pStyle w:val="16"/>
        <w:ind w:left="720" w:firstLine="0" w:firstLineChars="0"/>
        <w:rPr>
          <w:ins w:id="1" w:author="guanyu0010@outlook.com" w:date="2021-06-28T08:04:00Z"/>
          <w:rFonts w:ascii="微软雅黑" w:hAnsi="微软雅黑" w:eastAsia="微软雅黑"/>
          <w:b/>
          <w:bCs/>
          <w:sz w:val="24"/>
        </w:rPr>
      </w:pPr>
      <w:ins w:id="2" w:author="guanyu0010@outlook.com" w:date="2021-06-28T10:06:00Z">
        <w:r>
          <w:rPr>
            <w:rFonts w:ascii="微软雅黑" w:hAnsi="微软雅黑" w:eastAsia="微软雅黑"/>
            <w:b/>
            <w:bCs/>
            <w:sz w:val="24"/>
          </w:rPr>
          <w:drawing>
            <wp:inline distT="0" distB="0" distL="0" distR="0">
              <wp:extent cx="5274310" cy="2966720"/>
              <wp:effectExtent l="0" t="0" r="2540" b="5080"/>
              <wp:docPr id="20"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内容占位符 4"/>
                      <pic:cNvPicPr>
                        <a:picLocks noGrp="1" noChangeAspect="1"/>
                      </pic:cNvPicPr>
                    </pic:nvPicPr>
                    <pic:blipFill>
                      <a:blip r:embed="rId7"/>
                      <a:stretch>
                        <a:fillRect/>
                      </a:stretch>
                    </pic:blipFill>
                    <pic:spPr>
                      <a:xfrm>
                        <a:off x="0" y="0"/>
                        <a:ext cx="5274310" cy="2966720"/>
                      </a:xfrm>
                      <a:prstGeom prst="rect">
                        <a:avLst/>
                      </a:prstGeom>
                    </pic:spPr>
                  </pic:pic>
                </a:graphicData>
              </a:graphic>
            </wp:inline>
          </w:drawing>
        </w:r>
      </w:ins>
    </w:p>
    <w:p>
      <w:pPr>
        <w:pStyle w:val="16"/>
        <w:ind w:left="720" w:firstLine="0" w:firstLineChars="0"/>
        <w:rPr>
          <w:rFonts w:hint="eastAsia" w:ascii="微软雅黑" w:hAnsi="微软雅黑" w:eastAsia="微软雅黑"/>
          <w:b/>
          <w:bCs/>
          <w:sz w:val="24"/>
        </w:rPr>
      </w:pPr>
    </w:p>
    <w:p>
      <w:pPr>
        <w:pStyle w:val="16"/>
        <w:ind w:left="720" w:firstLine="0" w:firstLineChars="0"/>
        <w:rPr>
          <w:rFonts w:ascii="微软雅黑" w:hAnsi="微软雅黑" w:eastAsia="微软雅黑"/>
          <w:b/>
          <w:bCs/>
          <w:sz w:val="24"/>
        </w:rPr>
      </w:pPr>
      <w:r>
        <w:rPr>
          <w:rFonts w:hint="eastAsia" w:ascii="微软雅黑" w:hAnsi="微软雅黑" w:eastAsia="微软雅黑"/>
          <w:b/>
          <w:bCs/>
          <w:sz w:val="24"/>
        </w:rPr>
        <w:t>（首先解决一个定位问题：我认为我们仍然是可以说multiparty的。虽然我的</w:t>
      </w:r>
      <w:r>
        <w:rPr>
          <w:rFonts w:ascii="微软雅黑" w:hAnsi="微软雅黑" w:eastAsia="微软雅黑"/>
          <w:b/>
          <w:bCs/>
          <w:sz w:val="24"/>
        </w:rPr>
        <w:t>DL</w:t>
      </w:r>
      <w:r>
        <w:rPr>
          <w:rFonts w:hint="eastAsia" w:ascii="微软雅黑" w:hAnsi="微软雅黑" w:eastAsia="微软雅黑"/>
          <w:b/>
          <w:bCs/>
          <w:sz w:val="24"/>
        </w:rPr>
        <w:t>模型是根据唯一一个医院的数据来train和validat</w:t>
      </w:r>
      <w:r>
        <w:rPr>
          <w:rFonts w:ascii="微软雅黑" w:hAnsi="微软雅黑" w:eastAsia="微软雅黑"/>
          <w:b/>
          <w:bCs/>
          <w:sz w:val="24"/>
        </w:rPr>
        <w:t>e</w:t>
      </w:r>
      <w:r>
        <w:rPr>
          <w:rFonts w:hint="eastAsia" w:ascii="微软雅黑" w:hAnsi="微软雅黑" w:eastAsia="微软雅黑"/>
          <w:b/>
          <w:bCs/>
          <w:sz w:val="24"/>
        </w:rPr>
        <w:t xml:space="preserve">的，但是我的blockchain </w:t>
      </w:r>
      <w:r>
        <w:rPr>
          <w:rFonts w:ascii="微软雅黑" w:hAnsi="微软雅黑" w:eastAsia="微软雅黑"/>
          <w:b/>
          <w:bCs/>
          <w:sz w:val="24"/>
        </w:rPr>
        <w:t>frame</w:t>
      </w:r>
      <w:r>
        <w:rPr>
          <w:rFonts w:hint="eastAsia" w:ascii="微软雅黑" w:hAnsi="微软雅黑" w:eastAsia="微软雅黑"/>
          <w:b/>
          <w:bCs/>
          <w:sz w:val="24"/>
        </w:rPr>
        <w:t>是在仿真的multiparty上验证过的，是没问题的，是可以推广到real</w:t>
      </w:r>
      <w:r>
        <w:rPr>
          <w:rFonts w:ascii="微软雅黑" w:hAnsi="微软雅黑" w:eastAsia="微软雅黑"/>
          <w:b/>
          <w:bCs/>
          <w:sz w:val="24"/>
        </w:rPr>
        <w:t xml:space="preserve"> word</w:t>
      </w:r>
      <w:r>
        <w:rPr>
          <w:rFonts w:hint="eastAsia" w:ascii="微软雅黑" w:hAnsi="微软雅黑" w:eastAsia="微软雅黑"/>
          <w:b/>
          <w:bCs/>
          <w:sz w:val="24"/>
        </w:rPr>
        <w:t>的multiparty的。）</w:t>
      </w:r>
    </w:p>
    <w:p>
      <w:pPr>
        <w:pStyle w:val="16"/>
        <w:ind w:left="720" w:firstLine="0" w:firstLineChars="0"/>
        <w:rPr>
          <w:rFonts w:ascii="微软雅黑" w:hAnsi="微软雅黑" w:eastAsia="微软雅黑"/>
          <w:b/>
          <w:bCs/>
          <w:sz w:val="24"/>
        </w:rPr>
      </w:pPr>
      <w:r>
        <w:rPr>
          <w:rFonts w:hint="eastAsia" w:ascii="微软雅黑" w:hAnsi="微软雅黑" w:eastAsia="微软雅黑"/>
          <w:b/>
          <w:bCs/>
          <w:sz w:val="24"/>
        </w:rPr>
        <w:t>方法简介：integrate了一个D</w:t>
      </w:r>
      <w:r>
        <w:rPr>
          <w:rFonts w:ascii="微软雅黑" w:hAnsi="微软雅黑" w:eastAsia="微软雅黑"/>
          <w:b/>
          <w:bCs/>
          <w:sz w:val="24"/>
        </w:rPr>
        <w:t>L</w:t>
      </w:r>
      <w:r>
        <w:rPr>
          <w:rFonts w:hint="eastAsia" w:ascii="微软雅黑" w:hAnsi="微软雅黑" w:eastAsia="微软雅黑"/>
          <w:b/>
          <w:bCs/>
          <w:sz w:val="24"/>
        </w:rPr>
        <w:t>模型和一个区块链frame</w:t>
      </w:r>
      <w:r>
        <w:rPr>
          <w:rFonts w:ascii="微软雅黑" w:hAnsi="微软雅黑" w:eastAsia="微软雅黑"/>
          <w:b/>
          <w:bCs/>
          <w:sz w:val="24"/>
        </w:rPr>
        <w:t>/platfor</w:t>
      </w:r>
      <w:r>
        <w:rPr>
          <w:rFonts w:hint="eastAsia" w:ascii="微软雅黑" w:hAnsi="微软雅黑" w:eastAsia="微软雅黑"/>
          <w:b/>
          <w:bCs/>
          <w:sz w:val="24"/>
        </w:rPr>
        <w:t>m，在肾积水超声图像上跑了实验并验证了结果。</w:t>
      </w:r>
    </w:p>
    <w:p>
      <w:pPr>
        <w:pStyle w:val="16"/>
        <w:ind w:left="720" w:firstLine="0" w:firstLineChars="0"/>
        <w:rPr>
          <w:rFonts w:ascii="微软雅黑" w:hAnsi="微软雅黑" w:eastAsia="微软雅黑"/>
          <w:b/>
          <w:bCs/>
          <w:sz w:val="24"/>
        </w:rPr>
      </w:pPr>
      <w:r>
        <w:rPr>
          <w:rFonts w:ascii="微软雅黑" w:hAnsi="微软雅黑" w:eastAsia="微软雅黑"/>
          <w:b/>
          <w:bCs/>
          <w:sz w:val="24"/>
        </w:rPr>
        <w:t>C</w:t>
      </w:r>
      <w:r>
        <w:rPr>
          <w:rFonts w:hint="eastAsia" w:ascii="微软雅黑" w:hAnsi="微软雅黑" w:eastAsia="微软雅黑"/>
          <w:b/>
          <w:bCs/>
          <w:sz w:val="24"/>
        </w:rPr>
        <w:t>ontribution：</w:t>
      </w:r>
    </w:p>
    <w:p>
      <w:pPr>
        <w:pStyle w:val="16"/>
        <w:numPr>
          <w:ilvl w:val="0"/>
          <w:numId w:val="2"/>
        </w:numPr>
        <w:ind w:firstLineChars="0"/>
        <w:rPr>
          <w:rFonts w:ascii="微软雅黑" w:hAnsi="微软雅黑" w:eastAsia="微软雅黑"/>
          <w:b/>
          <w:bCs/>
          <w:sz w:val="24"/>
        </w:rPr>
      </w:pPr>
      <w:r>
        <w:rPr>
          <w:rFonts w:hint="eastAsia" w:ascii="微软雅黑" w:hAnsi="微软雅黑" w:eastAsia="微软雅黑"/>
          <w:b/>
          <w:bCs/>
          <w:sz w:val="24"/>
        </w:rPr>
        <w:t>我提出的D</w:t>
      </w:r>
      <w:r>
        <w:rPr>
          <w:rFonts w:ascii="微软雅黑" w:hAnsi="微软雅黑" w:eastAsia="微软雅黑"/>
          <w:b/>
          <w:bCs/>
          <w:sz w:val="24"/>
        </w:rPr>
        <w:t>L</w:t>
      </w:r>
      <w:r>
        <w:rPr>
          <w:rFonts w:hint="eastAsia" w:ascii="微软雅黑" w:hAnsi="微软雅黑" w:eastAsia="微软雅黑"/>
          <w:b/>
          <w:bCs/>
          <w:sz w:val="24"/>
        </w:rPr>
        <w:t>模型能够快速地根据无辐射的便宜的超声图像classify肾积水，并达到了xx的acc、auc、roc，超过了常见的abc模型，能够为医生对肾积水的诊断省好多事儿，能给病人省钱。</w:t>
      </w:r>
    </w:p>
    <w:p>
      <w:pPr>
        <w:pStyle w:val="16"/>
        <w:numPr>
          <w:ilvl w:val="0"/>
          <w:numId w:val="2"/>
        </w:numPr>
        <w:ind w:firstLineChars="0"/>
        <w:rPr>
          <w:rFonts w:ascii="微软雅黑" w:hAnsi="微软雅黑" w:eastAsia="微软雅黑"/>
          <w:b/>
          <w:bCs/>
          <w:sz w:val="24"/>
        </w:rPr>
      </w:pPr>
      <w:r>
        <w:rPr>
          <w:rFonts w:hint="eastAsia" w:ascii="微软雅黑" w:hAnsi="微软雅黑" w:eastAsia="微软雅黑"/>
          <w:b/>
          <w:bCs/>
          <w:sz w:val="24"/>
        </w:rPr>
        <w:t>我提出的blockchain</w:t>
      </w:r>
      <w:r>
        <w:rPr>
          <w:rFonts w:ascii="微软雅黑" w:hAnsi="微软雅黑" w:eastAsia="微软雅黑"/>
          <w:b/>
          <w:bCs/>
          <w:sz w:val="24"/>
        </w:rPr>
        <w:t xml:space="preserve"> </w:t>
      </w:r>
      <w:r>
        <w:rPr>
          <w:rFonts w:hint="eastAsia" w:ascii="微软雅黑" w:hAnsi="微软雅黑" w:eastAsia="微软雅黑"/>
          <w:b/>
          <w:bCs/>
          <w:sz w:val="24"/>
        </w:rPr>
        <w:t>frame能够帮助sensitive</w:t>
      </w:r>
      <w:r>
        <w:rPr>
          <w:rFonts w:ascii="微软雅黑" w:hAnsi="微软雅黑" w:eastAsia="微软雅黑"/>
          <w:b/>
          <w:bCs/>
          <w:sz w:val="24"/>
        </w:rPr>
        <w:t xml:space="preserve"> </w:t>
      </w:r>
      <w:r>
        <w:rPr>
          <w:rFonts w:hint="eastAsia" w:ascii="微软雅黑" w:hAnsi="微软雅黑" w:eastAsia="微软雅黑"/>
          <w:b/>
          <w:bCs/>
          <w:sz w:val="24"/>
        </w:rPr>
        <w:t>data的线上存储和传输，为未来可能的multiparty间的数据共享、联邦学习、合作等奠定了技术基础/提供了技术支持。</w:t>
      </w:r>
    </w:p>
    <w:p>
      <w:pPr>
        <w:pStyle w:val="16"/>
        <w:numPr>
          <w:ilvl w:val="0"/>
          <w:numId w:val="2"/>
        </w:numPr>
        <w:ind w:firstLineChars="0"/>
        <w:rPr>
          <w:rFonts w:ascii="微软雅黑" w:hAnsi="微软雅黑" w:eastAsia="微软雅黑"/>
          <w:b/>
          <w:bCs/>
          <w:sz w:val="24"/>
        </w:rPr>
      </w:pPr>
      <w:r>
        <w:rPr>
          <w:rFonts w:hint="eastAsia" w:ascii="微软雅黑" w:hAnsi="微软雅黑" w:eastAsia="微软雅黑"/>
          <w:b/>
          <w:bCs/>
          <w:sz w:val="24"/>
        </w:rPr>
        <w:t>我使用的</w:t>
      </w:r>
      <w:r>
        <w:rPr>
          <w:rFonts w:ascii="微软雅黑" w:hAnsi="微软雅黑" w:eastAsia="微软雅黑"/>
          <w:b/>
          <w:bCs/>
          <w:sz w:val="24"/>
        </w:rPr>
        <w:t>B</w:t>
      </w:r>
      <w:r>
        <w:rPr>
          <w:rFonts w:hint="eastAsia" w:ascii="微软雅黑" w:hAnsi="微软雅黑" w:eastAsia="微软雅黑"/>
          <w:b/>
          <w:bCs/>
          <w:sz w:val="24"/>
        </w:rPr>
        <w:t>lockchain</w:t>
      </w:r>
      <w:r>
        <w:rPr>
          <w:rFonts w:ascii="微软雅黑" w:hAnsi="微软雅黑" w:eastAsia="微软雅黑"/>
          <w:b/>
          <w:bCs/>
          <w:sz w:val="24"/>
        </w:rPr>
        <w:t xml:space="preserve"> </w:t>
      </w:r>
      <w:r>
        <w:rPr>
          <w:rFonts w:hint="eastAsia" w:ascii="微软雅黑" w:hAnsi="微软雅黑" w:eastAsia="微软雅黑"/>
          <w:b/>
          <w:bCs/>
          <w:sz w:val="24"/>
        </w:rPr>
        <w:t>platform能帮助病人安全地存储自己的信息，且能够在不去医院/换了个医院的情况下随时获取/追踪自己的相关病史（前面的部分，是已经去医院看过医生的数据能够随时获取。后面的部分，是未来自己在家里如果有设备的话可以随时上传一张照片就得到诊断结果&amp;不需担心泄露自己的隐私&amp;这个结果因为存在了线上所以日后如果又去看医生的话医生还能看到这个自己拍的片子）；moreover，D</w:t>
      </w:r>
      <w:r>
        <w:rPr>
          <w:rFonts w:ascii="微软雅黑" w:hAnsi="微软雅黑" w:eastAsia="微软雅黑"/>
          <w:b/>
          <w:bCs/>
          <w:sz w:val="24"/>
        </w:rPr>
        <w:t>L</w:t>
      </w:r>
      <w:r>
        <w:rPr>
          <w:rFonts w:hint="eastAsia" w:ascii="微软雅黑" w:hAnsi="微软雅黑" w:eastAsia="微软雅黑"/>
          <w:b/>
          <w:bCs/>
          <w:sz w:val="24"/>
        </w:rPr>
        <w:t>和区块链的结合更是能够起到线上AI医生的效果，无需去医院，只要一张超声照片，既可得到准确率高达xxx的诊断。</w:t>
      </w:r>
    </w:p>
    <w:p>
      <w:pPr>
        <w:pStyle w:val="16"/>
        <w:ind w:left="720" w:firstLine="0" w:firstLineChars="0"/>
        <w:rPr>
          <w:rFonts w:ascii="微软雅黑" w:hAnsi="微软雅黑" w:eastAsia="微软雅黑"/>
          <w:b/>
          <w:bCs/>
          <w:sz w:val="24"/>
        </w:rPr>
      </w:pPr>
    </w:p>
    <w:p>
      <w:pPr>
        <w:rPr>
          <w:rFonts w:asciiTheme="majorHAnsi" w:hAnsiTheme="majorHAnsi"/>
          <w:b/>
          <w:bCs/>
          <w:sz w:val="36"/>
          <w:szCs w:val="36"/>
        </w:rPr>
      </w:pPr>
      <w:r>
        <w:rPr>
          <w:rFonts w:hint="eastAsia" w:asciiTheme="majorHAnsi" w:hAnsiTheme="majorHAnsi"/>
          <w:b/>
          <w:bCs/>
          <w:sz w:val="36"/>
          <w:szCs w:val="36"/>
        </w:rPr>
        <w:t>以上这些，是逻辑链，但是也是introduction</w:t>
      </w: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commentRangeStart w:id="0"/>
      <w:r>
        <w:rPr>
          <w:rFonts w:asciiTheme="majorHAnsi" w:hAnsiTheme="majorHAnsi"/>
          <w:b/>
          <w:bCs/>
          <w:sz w:val="36"/>
          <w:szCs w:val="36"/>
        </w:rPr>
        <w:t>T</w:t>
      </w:r>
      <w:r>
        <w:rPr>
          <w:rFonts w:hint="eastAsia" w:asciiTheme="majorHAnsi" w:hAnsiTheme="majorHAnsi"/>
          <w:b/>
          <w:bCs/>
          <w:sz w:val="36"/>
          <w:szCs w:val="36"/>
        </w:rPr>
        <w:t>itle：</w:t>
      </w:r>
      <w:commentRangeEnd w:id="0"/>
      <w:r>
        <w:rPr>
          <w:rStyle w:val="13"/>
        </w:rPr>
        <w:commentReference w:id="0"/>
      </w:r>
      <w:r>
        <w:rPr>
          <w:rFonts w:hint="eastAsia" w:asciiTheme="majorHAnsi" w:hAnsiTheme="majorHAnsi"/>
          <w:b/>
          <w:bCs/>
          <w:sz w:val="36"/>
          <w:szCs w:val="36"/>
        </w:rPr>
        <w:t>区块链平台，5g，医疗数据，iomt</w:t>
      </w:r>
    </w:p>
    <w:p>
      <w:pPr>
        <w:rPr>
          <w:rFonts w:asciiTheme="majorHAnsi" w:hAnsiTheme="majorHAnsi"/>
          <w:b/>
          <w:bCs/>
          <w:sz w:val="24"/>
        </w:rPr>
      </w:pPr>
      <w:r>
        <w:rPr>
          <w:rFonts w:hint="eastAsia" w:asciiTheme="majorHAnsi" w:hAnsiTheme="majorHAnsi"/>
          <w:b/>
          <w:bCs/>
          <w:sz w:val="24"/>
        </w:rPr>
        <w:t xml:space="preserve">title：区块链平台，5g，医疗数据，iomt。 </w:t>
      </w:r>
    </w:p>
    <w:p>
      <w:pPr>
        <w:rPr>
          <w:rFonts w:asciiTheme="majorHAnsi" w:hAnsiTheme="majorHAnsi"/>
          <w:b/>
          <w:bCs/>
          <w:sz w:val="24"/>
        </w:rPr>
      </w:pPr>
      <w:r>
        <w:rPr>
          <w:rFonts w:hint="eastAsia" w:asciiTheme="majorHAnsi" w:hAnsiTheme="majorHAnsi"/>
          <w:b/>
          <w:bCs/>
          <w:sz w:val="24"/>
        </w:rPr>
        <w:t>A deep learning classification model of hydronephrosis ultrasound image based on blockchain platform. 一个基于区块链平台的肾积水超声图像深度学习分类模型。</w:t>
      </w:r>
    </w:p>
    <w:p>
      <w:pPr>
        <w:rPr>
          <w:rFonts w:asciiTheme="majorHAnsi" w:hAnsiTheme="majorHAnsi"/>
          <w:b/>
          <w:bCs/>
          <w:sz w:val="24"/>
        </w:rPr>
      </w:pPr>
    </w:p>
    <w:p>
      <w:pPr>
        <w:rPr>
          <w:rFonts w:asciiTheme="majorHAnsi" w:hAnsiTheme="majorHAnsi"/>
          <w:b/>
          <w:bCs/>
          <w:sz w:val="24"/>
        </w:rPr>
      </w:pPr>
      <w:r>
        <w:rPr>
          <w:rFonts w:hint="eastAsia" w:asciiTheme="majorHAnsi" w:hAnsiTheme="majorHAnsi"/>
          <w:b/>
          <w:bCs/>
          <w:sz w:val="24"/>
        </w:rPr>
        <w:t>a deep learning method/algorithm for upjo ultrosonic image classification integrated with blockchain frame</w:t>
      </w:r>
      <w:r>
        <w:rPr>
          <w:rFonts w:asciiTheme="majorHAnsi" w:hAnsiTheme="majorHAnsi"/>
          <w:b/>
          <w:bCs/>
          <w:sz w:val="24"/>
        </w:rPr>
        <w:t>/</w:t>
      </w:r>
      <w:r>
        <w:rPr>
          <w:rFonts w:hint="eastAsia" w:asciiTheme="majorHAnsi" w:hAnsiTheme="majorHAnsi"/>
          <w:b/>
          <w:bCs/>
          <w:sz w:val="24"/>
        </w:rPr>
        <w:t>p</w:t>
      </w:r>
      <w:r>
        <w:rPr>
          <w:rFonts w:asciiTheme="majorHAnsi" w:hAnsiTheme="majorHAnsi"/>
          <w:b/>
          <w:bCs/>
          <w:sz w:val="24"/>
        </w:rPr>
        <w:t>latform.</w:t>
      </w:r>
      <w:r>
        <w:rPr>
          <w:rFonts w:hint="eastAsia"/>
        </w:rPr>
        <w:t xml:space="preserve"> </w:t>
      </w:r>
      <w:r>
        <w:rPr>
          <w:rFonts w:hint="eastAsia" w:asciiTheme="majorHAnsi" w:hAnsiTheme="majorHAnsi"/>
          <w:b/>
          <w:bCs/>
          <w:sz w:val="24"/>
        </w:rPr>
        <w:t>结合区块链平台的upjo超声图像分类深度学习方法/算法。</w:t>
      </w:r>
    </w:p>
    <w:p>
      <w:pPr>
        <w:rPr>
          <w:rFonts w:asciiTheme="majorHAnsi" w:hAnsiTheme="majorHAnsi"/>
          <w:b/>
          <w:bCs/>
          <w:sz w:val="36"/>
          <w:szCs w:val="36"/>
        </w:rPr>
      </w:pPr>
      <w:r>
        <w:rPr>
          <w:rFonts w:asciiTheme="majorHAnsi" w:hAnsiTheme="majorHAnsi"/>
          <w:b/>
          <w:bCs/>
          <w:sz w:val="36"/>
          <w:szCs w:val="36"/>
        </w:rPr>
        <w:t xml:space="preserve">deep learning-blockchain-integrated framework to </w:t>
      </w:r>
      <w:r>
        <w:rPr>
          <w:rFonts w:hint="eastAsia" w:asciiTheme="majorHAnsi" w:hAnsiTheme="majorHAnsi"/>
          <w:b/>
          <w:bCs/>
          <w:sz w:val="36"/>
          <w:szCs w:val="36"/>
        </w:rPr>
        <w:t>diagnosis</w:t>
      </w:r>
      <w:r>
        <w:rPr>
          <w:rFonts w:asciiTheme="majorHAnsi" w:hAnsiTheme="majorHAnsi"/>
          <w:b/>
          <w:bCs/>
          <w:sz w:val="36"/>
          <w:szCs w:val="36"/>
        </w:rPr>
        <w:t xml:space="preserve"> UPJO using ultrasound image</w:t>
      </w:r>
    </w:p>
    <w:p>
      <w:pPr>
        <w:rPr>
          <w:rFonts w:asciiTheme="majorHAnsi" w:hAnsiTheme="majorHAnsi"/>
          <w:b/>
          <w:bCs/>
          <w:sz w:val="36"/>
          <w:szCs w:val="36"/>
        </w:rPr>
      </w:pPr>
      <w:commentRangeStart w:id="1"/>
      <w:r>
        <w:rPr>
          <w:rFonts w:asciiTheme="majorHAnsi" w:hAnsiTheme="majorHAnsi"/>
          <w:b/>
          <w:bCs/>
          <w:sz w:val="36"/>
          <w:szCs w:val="36"/>
        </w:rPr>
        <w:t>A</w:t>
      </w:r>
      <w:r>
        <w:rPr>
          <w:rFonts w:hint="eastAsia" w:asciiTheme="majorHAnsi" w:hAnsiTheme="majorHAnsi"/>
          <w:b/>
          <w:bCs/>
          <w:sz w:val="36"/>
          <w:szCs w:val="36"/>
        </w:rPr>
        <w:t>uthors</w:t>
      </w:r>
      <w:commentRangeEnd w:id="1"/>
      <w:r>
        <w:rPr>
          <w:rStyle w:val="13"/>
        </w:rPr>
        <w:commentReference w:id="1"/>
      </w:r>
      <w:r>
        <w:rPr>
          <w:rFonts w:hint="eastAsia" w:asciiTheme="majorHAnsi" w:hAnsiTheme="majorHAnsi"/>
          <w:b/>
          <w:bCs/>
          <w:sz w:val="36"/>
          <w:szCs w:val="36"/>
        </w:rPr>
        <w:t>：我，文棚嶒，李建强，公备，医生们，彭浩然</w:t>
      </w: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commentRangeStart w:id="2"/>
      <w:r>
        <w:rPr>
          <w:rFonts w:asciiTheme="majorHAnsi" w:hAnsiTheme="majorHAnsi"/>
          <w:b/>
          <w:bCs/>
          <w:sz w:val="36"/>
          <w:szCs w:val="36"/>
        </w:rPr>
        <w:t>A</w:t>
      </w:r>
      <w:r>
        <w:rPr>
          <w:rFonts w:hint="eastAsia" w:asciiTheme="majorHAnsi" w:hAnsiTheme="majorHAnsi"/>
          <w:b/>
          <w:bCs/>
          <w:sz w:val="36"/>
          <w:szCs w:val="36"/>
        </w:rPr>
        <w:t>bstract：</w:t>
      </w:r>
      <w:commentRangeEnd w:id="2"/>
      <w:r>
        <w:rPr>
          <w:rStyle w:val="13"/>
        </w:rPr>
        <w:commentReference w:id="2"/>
      </w: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commentRangeStart w:id="3"/>
      <w:r>
        <w:rPr>
          <w:rFonts w:asciiTheme="majorHAnsi" w:hAnsiTheme="majorHAnsi"/>
          <w:b/>
          <w:bCs/>
          <w:sz w:val="36"/>
          <w:szCs w:val="36"/>
        </w:rPr>
        <w:t>I</w:t>
      </w:r>
      <w:r>
        <w:rPr>
          <w:rFonts w:hint="eastAsia" w:asciiTheme="majorHAnsi" w:hAnsiTheme="majorHAnsi"/>
          <w:b/>
          <w:bCs/>
          <w:sz w:val="36"/>
          <w:szCs w:val="36"/>
        </w:rPr>
        <w:t>ntroduction：</w:t>
      </w:r>
      <w:commentRangeEnd w:id="3"/>
      <w:r>
        <w:rPr>
          <w:rStyle w:val="13"/>
        </w:rPr>
        <w:commentReference w:id="3"/>
      </w:r>
    </w:p>
    <w:p>
      <w:commentRangeStart w:id="4"/>
      <w:r>
        <w:t xml:space="preserve">As a common kidney disease in children, hydronephrosis is generally congenital [1], [2], and has increasing morbidity above 1% [3], [4], [5]. Ureteropelvic junction obstruction (UPJO), the obstruction at or along the pelvic-ureteral junction, being the main causation of children hydronephrosis, can result in quite a few symptoms like nausea and vomiting, abdominal pain, abdominal mass, urinary tract infection, hematuria, uremia, hypertension, and other progressive loss of renal function </w:t>
      </w:r>
      <w:r>
        <w:rPr>
          <w:rFonts w:hint="eastAsia"/>
        </w:rPr>
        <w:t>such</w:t>
      </w:r>
      <w:r>
        <w:t xml:space="preserve"> as uremia or even renal rupture. </w:t>
      </w:r>
      <w:commentRangeEnd w:id="4"/>
      <w:r>
        <w:rPr>
          <w:rStyle w:val="13"/>
        </w:rPr>
        <w:commentReference w:id="4"/>
      </w:r>
    </w:p>
    <w:p/>
    <w:p>
      <w:commentRangeStart w:id="5"/>
      <w:r>
        <w:t xml:space="preserve">Been a commonly adopted examination in the medical field, as well as a preliminary diagnostic step for UPJO, ultrasonography is economical, radiationless, meanwhile noninvasive. Yet, since the ultrasonic images are high-noise, it is laborious for even trained sonographers to obtain enough information. </w:t>
      </w:r>
      <w:commentRangeEnd w:id="5"/>
      <w:r>
        <w:rPr>
          <w:rStyle w:val="13"/>
        </w:rPr>
        <w:commentReference w:id="5"/>
      </w:r>
    </w:p>
    <w:p/>
    <w:p/>
    <w:p/>
    <w:p>
      <w:commentRangeStart w:id="6"/>
      <w:r>
        <w:t>With the development of computing power, artificial intelligence (AI) technology has been applied to numerous regions</w:t>
      </w:r>
      <w:r>
        <w:rPr>
          <w:rFonts w:hint="eastAsia"/>
        </w:rPr>
        <w:t>,</w:t>
      </w:r>
      <w:r>
        <w:t xml:space="preserve"> </w:t>
      </w:r>
      <w:r>
        <w:rPr>
          <w:rFonts w:hint="eastAsia"/>
        </w:rPr>
        <w:t>especially</w:t>
      </w:r>
      <w:r>
        <w:t xml:space="preserve"> medical image analysis. It can greatly assist for the diagnostic ability of doctors, meanwhile alleviate the medical resources imbalance and the shortage in less-developed regions</w:t>
      </w:r>
      <w:r>
        <w:rPr>
          <w:rFonts w:hint="eastAsia"/>
        </w:rPr>
        <w:t>. \cite{he2019practical}, plus facilitate doctors' diagnostic abilities\cite{gulshan2016development,kermany2018identifying,esteva2017dermatologist,cheng2016computer}.</w:t>
      </w:r>
      <w:r>
        <w:t xml:space="preserve"> As a subset of AI, deep learning </w:t>
      </w:r>
      <w:r>
        <w:rPr>
          <w:rFonts w:hint="eastAsia"/>
        </w:rPr>
        <w:t>can</w:t>
      </w:r>
      <w:r>
        <w:t xml:space="preserve"> learn from source data, find out the important </w:t>
      </w:r>
      <w:r>
        <w:rPr>
          <w:rFonts w:hint="eastAsia"/>
        </w:rPr>
        <w:t>features</w:t>
      </w:r>
      <w:r>
        <w:t xml:space="preserve"> </w:t>
      </w:r>
      <w:r>
        <w:rPr>
          <w:rFonts w:hint="eastAsia"/>
        </w:rPr>
        <w:t>to</w:t>
      </w:r>
      <w:r>
        <w:t xml:space="preserve"> draw the conclusion automatically. If we can combine AI medical imaging technology and automatically distinguish the diseased regions during the </w:t>
      </w:r>
      <w:r>
        <w:rPr>
          <w:rFonts w:hint="eastAsia"/>
        </w:rPr>
        <w:t>ultraso</w:t>
      </w:r>
      <w:r>
        <w:t>und</w:t>
      </w:r>
      <w:r>
        <w:rPr>
          <w:rFonts w:hint="eastAsia"/>
        </w:rPr>
        <w:t xml:space="preserve"> examination </w:t>
      </w:r>
      <w:r>
        <w:t xml:space="preserve">stage, we can not only support urologist surgeons for further diagnosis but also save lots of medical resources, manpower, money, and </w:t>
      </w:r>
      <w:r>
        <w:rPr>
          <w:rFonts w:hint="eastAsia"/>
        </w:rPr>
        <w:t xml:space="preserve">help the </w:t>
      </w:r>
      <w:r>
        <w:t>burdened</w:t>
      </w:r>
      <w:r>
        <w:rPr>
          <w:rFonts w:hint="eastAsia"/>
        </w:rPr>
        <w:t xml:space="preserve"> patients</w:t>
      </w:r>
      <w:r>
        <w:t>.</w:t>
      </w:r>
      <w:commentRangeEnd w:id="6"/>
      <w:r>
        <w:rPr>
          <w:rStyle w:val="13"/>
        </w:rPr>
        <w:commentReference w:id="6"/>
      </w:r>
    </w:p>
    <w:p/>
    <w:p/>
    <w:p>
      <w:pPr>
        <w:spacing w:line="360" w:lineRule="auto"/>
        <w:ind w:firstLine="480" w:firstLineChars="200"/>
        <w:jc w:val="left"/>
        <w:rPr>
          <w:rFonts w:ascii="华文仿宋" w:hAnsi="华文仿宋" w:eastAsia="华文仿宋"/>
          <w:sz w:val="24"/>
        </w:rPr>
      </w:pPr>
    </w:p>
    <w:p>
      <w:pPr>
        <w:rPr>
          <w:rFonts w:ascii="华文仿宋" w:hAnsi="华文仿宋" w:eastAsia="华文仿宋"/>
          <w:sz w:val="24"/>
        </w:rPr>
      </w:pPr>
      <w:commentRangeStart w:id="7"/>
      <w:r>
        <w:rPr>
          <w:rFonts w:ascii="华文仿宋" w:hAnsi="华文仿宋" w:eastAsia="华文仿宋"/>
          <w:sz w:val="24"/>
        </w:rPr>
        <w:t>In the interdisciplinary field of artificial intelligence and medical image processing, medical data is usually digitized (i.e., electronic medical record (EMR) or electronic health record (EHR)) and transmitted on the network. While in this kind of medical data sharing, a key challenge is the privacy protection of patients' sensitive information and the safe sharing of data by multi-party organizations. As a shared ledger that provides a secure, decentralized, transparent, and trusted manner for data management, blockchain is been more extensively applied in medical data with the arrival of the 5G era.</w:t>
      </w:r>
      <w:commentRangeEnd w:id="7"/>
      <w:r>
        <w:rPr>
          <w:rStyle w:val="13"/>
        </w:rPr>
        <w:commentReference w:id="7"/>
      </w:r>
    </w:p>
    <w:p>
      <w:pPr>
        <w:spacing w:line="360" w:lineRule="auto"/>
        <w:ind w:firstLine="480" w:firstLineChars="200"/>
        <w:jc w:val="left"/>
        <w:rPr>
          <w:rFonts w:ascii="华文仿宋" w:hAnsi="华文仿宋" w:eastAsia="华文仿宋"/>
          <w:sz w:val="24"/>
        </w:rPr>
      </w:pPr>
    </w:p>
    <w:p>
      <w:pPr>
        <w:spacing w:line="360" w:lineRule="auto"/>
        <w:ind w:firstLine="480" w:firstLineChars="200"/>
        <w:jc w:val="left"/>
        <w:rPr>
          <w:rFonts w:ascii="华文仿宋" w:hAnsi="华文仿宋" w:eastAsia="华文仿宋"/>
          <w:sz w:val="24"/>
        </w:rPr>
      </w:pPr>
    </w:p>
    <w:p>
      <w:pPr>
        <w:rPr>
          <w:rFonts w:ascii="微软雅黑" w:hAnsi="微软雅黑" w:eastAsia="微软雅黑"/>
          <w:b/>
          <w:bCs/>
          <w:sz w:val="24"/>
        </w:rPr>
      </w:pPr>
    </w:p>
    <w:p>
      <w:pPr>
        <w:rPr>
          <w:rFonts w:ascii="微软雅黑" w:hAnsi="微软雅黑" w:eastAsia="微软雅黑"/>
          <w:b/>
          <w:bCs/>
          <w:sz w:val="24"/>
        </w:rPr>
      </w:pPr>
    </w:p>
    <w:p>
      <w:pPr>
        <w:rPr>
          <w:rFonts w:ascii="微软雅黑" w:hAnsi="微软雅黑" w:eastAsia="微软雅黑"/>
          <w:b/>
          <w:bCs/>
          <w:sz w:val="24"/>
        </w:rPr>
      </w:pPr>
    </w:p>
    <w:p>
      <w:pPr>
        <w:rPr>
          <w:rFonts w:ascii="微软雅黑" w:hAnsi="微软雅黑" w:eastAsia="微软雅黑"/>
          <w:b/>
          <w:bCs/>
          <w:sz w:val="24"/>
        </w:rPr>
      </w:pPr>
    </w:p>
    <w:p>
      <w:pPr>
        <w:rPr>
          <w:rFonts w:ascii="Times New Roman" w:hAnsi="Times New Roman" w:cs="Times New Roman"/>
          <w:spacing w:val="15"/>
          <w:sz w:val="23"/>
          <w:szCs w:val="23"/>
        </w:rPr>
      </w:pPr>
    </w:p>
    <w:p>
      <w:pPr>
        <w:rPr>
          <w:rFonts w:ascii="Times New Roman" w:hAnsi="Times New Roman" w:cs="Times New Roman"/>
          <w:spacing w:val="15"/>
          <w:sz w:val="23"/>
          <w:szCs w:val="23"/>
        </w:rPr>
      </w:pPr>
    </w:p>
    <w:p>
      <w:pPr>
        <w:rPr>
          <w:rFonts w:ascii="Times New Roman" w:hAnsi="Times New Roman" w:cs="Times New Roman"/>
          <w:spacing w:val="15"/>
          <w:sz w:val="23"/>
          <w:szCs w:val="23"/>
        </w:rPr>
      </w:pPr>
      <w:commentRangeStart w:id="8"/>
      <w:r>
        <w:rPr>
          <w:rFonts w:ascii="Times New Roman" w:hAnsi="Times New Roman" w:cs="Times New Roman"/>
          <w:spacing w:val="15"/>
          <w:sz w:val="23"/>
          <w:szCs w:val="23"/>
        </w:rPr>
        <w:t xml:space="preserve">Previous literature that </w:t>
      </w:r>
      <w:r>
        <w:rPr>
          <w:rFonts w:hint="eastAsia" w:ascii="Times New Roman" w:hAnsi="Times New Roman" w:cs="Times New Roman"/>
          <w:spacing w:val="15"/>
          <w:sz w:val="23"/>
          <w:szCs w:val="23"/>
        </w:rPr>
        <w:t>integrate</w:t>
      </w:r>
      <w:r>
        <w:rPr>
          <w:rFonts w:ascii="Times New Roman" w:hAnsi="Times New Roman" w:cs="Times New Roman"/>
          <w:spacing w:val="15"/>
          <w:sz w:val="23"/>
          <w:szCs w:val="23"/>
        </w:rPr>
        <w:t xml:space="preserve">s deep learning and blockchain in the medical field always focuses on general and conceptual construction. We, however, not only propose a deep learning model, xxxnet, that can diagnose the ultrasonic images of UPJO, but create a blockchain framework to integrate with to guarantee the secure transferring between different parities. The performance of this framework and this integration is also validated and reported. </w:t>
      </w:r>
      <w:commentRangeEnd w:id="8"/>
      <w:r>
        <w:rPr>
          <w:rStyle w:val="13"/>
        </w:rPr>
        <w:commentReference w:id="8"/>
      </w:r>
    </w:p>
    <w:p>
      <w:pPr>
        <w:rPr>
          <w:rFonts w:ascii="Times New Roman" w:hAnsi="Times New Roman" w:cs="Times New Roman"/>
          <w:spacing w:val="15"/>
          <w:sz w:val="23"/>
          <w:szCs w:val="23"/>
        </w:rPr>
      </w:pPr>
    </w:p>
    <w:p>
      <w:pPr>
        <w:rPr>
          <w:rFonts w:ascii="微软雅黑" w:hAnsi="微软雅黑" w:eastAsia="微软雅黑"/>
          <w:b/>
          <w:bCs/>
          <w:sz w:val="24"/>
        </w:rPr>
      </w:pPr>
    </w:p>
    <w:p>
      <w:commentRangeStart w:id="9"/>
      <w:r>
        <w:rPr>
          <w:rFonts w:hint="eastAsia"/>
        </w:rPr>
        <w:t>方法简介：integrate了一个DL模型和一个区块链frame/platform，在肾积水超声图像上跑了实验并验证了结果。</w:t>
      </w:r>
      <w:commentRangeEnd w:id="9"/>
      <w:r>
        <w:rPr>
          <w:rStyle w:val="13"/>
        </w:rPr>
        <w:commentReference w:id="9"/>
      </w:r>
    </w:p>
    <w:p/>
    <w:p/>
    <w:p>
      <w:commentRangeStart w:id="10"/>
      <w:r>
        <w:t>C</w:t>
      </w:r>
      <w:r>
        <w:rPr>
          <w:rFonts w:hint="eastAsia"/>
        </w:rPr>
        <w:t>ontribution</w:t>
      </w:r>
      <w:commentRangeEnd w:id="10"/>
      <w:r>
        <w:rPr>
          <w:rStyle w:val="13"/>
        </w:rPr>
        <w:commentReference w:id="10"/>
      </w:r>
    </w:p>
    <w:p>
      <w:pPr>
        <w:rPr>
          <w:ins w:id="4" w:author="嶒棚文" w:date="2021-06-29T15:53:04Z"/>
        </w:rPr>
      </w:pPr>
      <w:r>
        <w:t xml:space="preserve">Our proposed xxxnet can identify the UPJO severity according to the high-noised, cheap, nonradiative, and noninvasive </w:t>
      </w:r>
      <w:r>
        <w:rPr>
          <w:rFonts w:hint="eastAsia"/>
        </w:rPr>
        <w:t>ultrasound</w:t>
      </w:r>
      <w:r>
        <w:t xml:space="preserve"> image, and has an </w:t>
      </w:r>
      <w:r>
        <w:rPr>
          <w:rFonts w:hint="eastAsia"/>
        </w:rPr>
        <w:t>accuracy</w:t>
      </w:r>
      <w:r>
        <w:t xml:space="preserve"> of 0.9177, </w:t>
      </w:r>
      <w:r>
        <w:rPr>
          <w:rFonts w:hint="eastAsia"/>
        </w:rPr>
        <w:t>which</w:t>
      </w:r>
      <w:r>
        <w:t xml:space="preserve"> </w:t>
      </w:r>
      <w:r>
        <w:rPr>
          <w:rFonts w:hint="eastAsia"/>
        </w:rPr>
        <w:t>is</w:t>
      </w:r>
      <w:r>
        <w:t xml:space="preserve"> higher than other benchmark models.</w:t>
      </w:r>
    </w:p>
    <w:p>
      <w:pPr>
        <w:rPr>
          <w:ins w:id="5" w:author="嶒棚文" w:date="2021-06-29T15:59:23Z"/>
          <w:rFonts w:hint="eastAsia"/>
          <w:lang w:val="en-US" w:eastAsia="zh-CN"/>
        </w:rPr>
      </w:pPr>
      <w:ins w:id="6" w:author="嶒棚文" w:date="2021-06-29T15:53:29Z">
        <w:r>
          <w:rPr>
            <w:rFonts w:hint="eastAsia"/>
            <w:lang w:val="en-US" w:eastAsia="zh-CN"/>
          </w:rPr>
          <w:t>在</w:t>
        </w:r>
      </w:ins>
      <w:ins w:id="7" w:author="嶒棚文" w:date="2021-06-29T15:53:31Z">
        <w:r>
          <w:rPr>
            <w:rFonts w:hint="eastAsia"/>
            <w:lang w:val="en-US" w:eastAsia="zh-CN"/>
          </w:rPr>
          <w:t>特征工程</w:t>
        </w:r>
      </w:ins>
      <w:ins w:id="8" w:author="嶒棚文" w:date="2021-06-29T15:53:57Z">
        <w:r>
          <w:rPr>
            <w:rFonts w:hint="eastAsia"/>
            <w:lang w:val="en-US" w:eastAsia="zh-CN"/>
          </w:rPr>
          <w:t>上，</w:t>
        </w:r>
      </w:ins>
      <w:ins w:id="9" w:author="嶒棚文" w:date="2021-06-29T15:53:09Z">
        <w:r>
          <w:rPr>
            <w:rFonts w:hint="eastAsia"/>
            <w:lang w:val="en-US" w:eastAsia="zh-CN"/>
          </w:rPr>
          <w:t>我</w:t>
        </w:r>
      </w:ins>
      <w:ins w:id="10" w:author="嶒棚文" w:date="2021-06-29T15:53:10Z">
        <w:r>
          <w:rPr>
            <w:rFonts w:hint="eastAsia"/>
            <w:lang w:val="en-US" w:eastAsia="zh-CN"/>
          </w:rPr>
          <w:t>们提出了</w:t>
        </w:r>
      </w:ins>
      <w:ins w:id="11" w:author="嶒棚文" w:date="2021-06-29T15:53:12Z">
        <w:r>
          <w:rPr>
            <w:rFonts w:hint="eastAsia"/>
            <w:lang w:val="en-US" w:eastAsia="zh-CN"/>
          </w:rPr>
          <w:t>一种</w:t>
        </w:r>
      </w:ins>
      <w:ins w:id="12" w:author="嶒棚文" w:date="2021-06-29T15:54:11Z">
        <w:r>
          <w:rPr>
            <w:rFonts w:hint="eastAsia"/>
            <w:lang w:val="en-US" w:eastAsia="zh-CN"/>
          </w:rPr>
          <w:t>结合</w:t>
        </w:r>
      </w:ins>
      <w:ins w:id="13" w:author="嶒棚文" w:date="2021-06-29T15:54:32Z">
        <w:r>
          <w:rPr>
            <w:rFonts w:hint="eastAsia"/>
            <w:lang w:val="en-US" w:eastAsia="zh-CN"/>
          </w:rPr>
          <w:t>离散</w:t>
        </w:r>
      </w:ins>
      <w:ins w:id="14" w:author="嶒棚文" w:date="2021-06-29T15:54:14Z">
        <w:r>
          <w:rPr>
            <w:rFonts w:hint="eastAsia"/>
            <w:lang w:val="en-US" w:eastAsia="zh-CN"/>
          </w:rPr>
          <w:t>小波</w:t>
        </w:r>
      </w:ins>
      <w:ins w:id="15" w:author="嶒棚文" w:date="2021-06-29T15:54:16Z">
        <w:r>
          <w:rPr>
            <w:rFonts w:hint="eastAsia"/>
            <w:lang w:val="en-US" w:eastAsia="zh-CN"/>
          </w:rPr>
          <w:t>变换</w:t>
        </w:r>
      </w:ins>
      <w:ins w:id="16" w:author="嶒棚文" w:date="2021-06-29T15:57:18Z">
        <w:r>
          <w:rPr>
            <w:rFonts w:hint="eastAsia"/>
            <w:lang w:val="en-US" w:eastAsia="zh-CN"/>
          </w:rPr>
          <w:t>的工程方法</w:t>
        </w:r>
      </w:ins>
      <w:ins w:id="17" w:author="嶒棚文" w:date="2021-06-29T15:57:20Z">
        <w:r>
          <w:rPr>
            <w:rFonts w:hint="eastAsia"/>
            <w:lang w:val="en-US" w:eastAsia="zh-CN"/>
          </w:rPr>
          <w:t>，</w:t>
        </w:r>
      </w:ins>
      <w:ins w:id="18" w:author="嶒棚文" w:date="2021-06-29T15:57:53Z">
        <w:r>
          <w:rPr>
            <w:rFonts w:hint="eastAsia"/>
            <w:lang w:val="en-US" w:eastAsia="zh-CN"/>
          </w:rPr>
          <w:t>替换池化层</w:t>
        </w:r>
      </w:ins>
      <w:ins w:id="19" w:author="嶒棚文" w:date="2021-06-29T15:57:55Z">
        <w:r>
          <w:rPr>
            <w:rFonts w:hint="eastAsia"/>
            <w:lang w:val="en-US" w:eastAsia="zh-CN"/>
          </w:rPr>
          <w:t>并</w:t>
        </w:r>
      </w:ins>
      <w:ins w:id="20" w:author="嶒棚文" w:date="2021-06-29T15:53:13Z">
        <w:r>
          <w:rPr>
            <w:rFonts w:hint="eastAsia"/>
            <w:lang w:val="en-US" w:eastAsia="zh-CN"/>
          </w:rPr>
          <w:t>增加</w:t>
        </w:r>
      </w:ins>
      <w:ins w:id="21" w:author="嶒棚文" w:date="2021-06-29T15:53:17Z">
        <w:r>
          <w:rPr>
            <w:rFonts w:hint="eastAsia"/>
            <w:lang w:val="en-US" w:eastAsia="zh-CN"/>
          </w:rPr>
          <w:t>模型</w:t>
        </w:r>
      </w:ins>
      <w:ins w:id="22" w:author="嶒棚文" w:date="2021-06-29T15:53:18Z">
        <w:r>
          <w:rPr>
            <w:rFonts w:hint="eastAsia"/>
            <w:lang w:val="en-US" w:eastAsia="zh-CN"/>
          </w:rPr>
          <w:t>特征</w:t>
        </w:r>
      </w:ins>
      <w:ins w:id="23" w:author="嶒棚文" w:date="2021-06-29T15:53:26Z">
        <w:r>
          <w:rPr>
            <w:rFonts w:hint="eastAsia"/>
            <w:lang w:val="en-US" w:eastAsia="zh-CN"/>
          </w:rPr>
          <w:t>数</w:t>
        </w:r>
      </w:ins>
      <w:ins w:id="24" w:author="嶒棚文" w:date="2021-06-29T15:57:39Z">
        <w:r>
          <w:rPr>
            <w:rFonts w:ascii="Arial" w:hAnsi="Arial" w:eastAsia="宋体" w:cs="Arial"/>
            <w:i w:val="0"/>
            <w:iCs w:val="0"/>
            <w:caps w:val="0"/>
            <w:color w:val="666666"/>
            <w:spacing w:val="0"/>
            <w:sz w:val="19"/>
            <w:szCs w:val="19"/>
            <w:shd w:val="clear" w:fill="FFFFFF"/>
          </w:rPr>
          <w:t>作为输入供算法和模型使用</w:t>
        </w:r>
      </w:ins>
      <w:ins w:id="25" w:author="嶒棚文" w:date="2021-06-29T15:54:05Z">
        <w:r>
          <w:rPr>
            <w:rFonts w:hint="eastAsia"/>
            <w:lang w:val="en-US" w:eastAsia="zh-CN"/>
          </w:rPr>
          <w:t>，</w:t>
        </w:r>
      </w:ins>
      <w:ins w:id="26" w:author="嶒棚文" w:date="2021-06-29T15:59:11Z">
        <w:r>
          <w:rPr>
            <w:rFonts w:hint="eastAsia"/>
            <w:lang w:val="en-US" w:eastAsia="zh-CN"/>
          </w:rPr>
          <w:t>且该方法不局限于在ResNet上实现变体</w:t>
        </w:r>
      </w:ins>
      <w:ins w:id="27" w:author="嶒棚文" w:date="2021-06-29T15:59:15Z">
        <w:r>
          <w:rPr>
            <w:rFonts w:hint="eastAsia"/>
            <w:lang w:val="en-US" w:eastAsia="zh-CN"/>
          </w:rPr>
          <w:t>，</w:t>
        </w:r>
      </w:ins>
      <w:ins w:id="28" w:author="嶒棚文" w:date="2021-06-29T15:55:08Z">
        <w:r>
          <w:rPr>
            <w:rFonts w:hint="eastAsia"/>
            <w:lang w:val="en-US" w:eastAsia="zh-CN"/>
          </w:rPr>
          <w:t>印证了</w:t>
        </w:r>
      </w:ins>
      <w:ins w:id="29" w:author="嶒棚文" w:date="2021-06-29T15:55:11Z">
        <w:r>
          <w:rPr>
            <w:rFonts w:hint="eastAsia"/>
            <w:lang w:val="en-US" w:eastAsia="zh-CN"/>
          </w:rPr>
          <w:t>新型</w:t>
        </w:r>
      </w:ins>
      <w:ins w:id="30" w:author="嶒棚文" w:date="2021-06-29T15:55:12Z">
        <w:r>
          <w:rPr>
            <w:rFonts w:hint="eastAsia"/>
            <w:lang w:val="en-US" w:eastAsia="zh-CN"/>
          </w:rPr>
          <w:t>特征</w:t>
        </w:r>
      </w:ins>
      <w:ins w:id="31" w:author="嶒棚文" w:date="2021-06-29T15:55:15Z">
        <w:r>
          <w:rPr>
            <w:rFonts w:hint="eastAsia"/>
            <w:lang w:val="en-US" w:eastAsia="zh-CN"/>
          </w:rPr>
          <w:t>对</w:t>
        </w:r>
      </w:ins>
      <w:ins w:id="32" w:author="嶒棚文" w:date="2021-06-29T15:55:17Z">
        <w:r>
          <w:rPr>
            <w:rFonts w:hint="eastAsia"/>
            <w:lang w:val="en-US" w:eastAsia="zh-CN"/>
          </w:rPr>
          <w:t>预测结果</w:t>
        </w:r>
      </w:ins>
      <w:ins w:id="33" w:author="嶒棚文" w:date="2021-06-29T15:55:20Z">
        <w:r>
          <w:rPr>
            <w:rFonts w:hint="eastAsia"/>
            <w:lang w:val="en-US" w:eastAsia="zh-CN"/>
          </w:rPr>
          <w:t>有</w:t>
        </w:r>
      </w:ins>
      <w:ins w:id="34" w:author="嶒棚文" w:date="2021-06-29T15:58:16Z">
        <w:r>
          <w:rPr>
            <w:rFonts w:hint="eastAsia"/>
            <w:lang w:val="en-US" w:eastAsia="zh-CN"/>
          </w:rPr>
          <w:t>正向</w:t>
        </w:r>
      </w:ins>
      <w:ins w:id="35" w:author="嶒棚文" w:date="2021-06-29T15:58:25Z">
        <w:r>
          <w:rPr>
            <w:rFonts w:hint="eastAsia"/>
            <w:lang w:val="en-US" w:eastAsia="zh-CN"/>
          </w:rPr>
          <w:t>且</w:t>
        </w:r>
      </w:ins>
      <w:ins w:id="36" w:author="嶒棚文" w:date="2021-06-29T15:55:20Z">
        <w:r>
          <w:rPr>
            <w:rFonts w:hint="eastAsia"/>
            <w:lang w:val="en-US" w:eastAsia="zh-CN"/>
          </w:rPr>
          <w:t>明显</w:t>
        </w:r>
      </w:ins>
      <w:ins w:id="37" w:author="嶒棚文" w:date="2021-06-29T15:55:21Z">
        <w:r>
          <w:rPr>
            <w:rFonts w:hint="eastAsia"/>
            <w:lang w:val="en-US" w:eastAsia="zh-CN"/>
          </w:rPr>
          <w:t>的</w:t>
        </w:r>
      </w:ins>
      <w:ins w:id="38" w:author="嶒棚文" w:date="2021-06-29T15:55:26Z">
        <w:r>
          <w:rPr>
            <w:rFonts w:hint="eastAsia"/>
            <w:lang w:val="en-US" w:eastAsia="zh-CN"/>
          </w:rPr>
          <w:t>影响</w:t>
        </w:r>
      </w:ins>
      <w:ins w:id="39" w:author="嶒棚文" w:date="2021-06-29T15:59:23Z">
        <w:r>
          <w:rPr>
            <w:rFonts w:hint="eastAsia"/>
            <w:lang w:val="en-US" w:eastAsia="zh-CN"/>
          </w:rPr>
          <w:t>。</w:t>
        </w:r>
      </w:ins>
    </w:p>
    <w:p>
      <w:pPr>
        <w:rPr>
          <w:del w:id="40" w:author="嶒棚文" w:date="2021-06-29T15:54:04Z"/>
          <w:rFonts w:hint="default"/>
          <w:lang w:val="en-US" w:eastAsia="zh-CN"/>
        </w:rPr>
      </w:pPr>
    </w:p>
    <w:p>
      <w:r>
        <w:t>The blockchain framework we formed ensures the online storage and transmission of sensitive data and provides technical support for further federated learning and cooperation among multi-parties.</w:t>
      </w:r>
    </w:p>
    <w:p>
      <w:r>
        <w:t xml:space="preserve">The blockchain framework enables patients to safely store and track their medical history whenever and wherever even if they changed hospitals, meanwhile helps to build trust between institutions owing to its auditability and traceability. </w:t>
      </w:r>
    </w:p>
    <w:p>
      <w:r>
        <w:t>Moreover, the combination of the deep learning model and blockchain framework can play the role of an online AI doctor. Without going to the hospital, without worrying about security, the patient can get a diagnosis with an accuracy rate of more than 91% by just uploading an ultrasound image to our AI-Blockchain platform, which leaves the possibility for the linkage with the Internet of Medical Things (IoMT) like portable and ultra-portable ultrasound scanners.</w:t>
      </w:r>
      <w:r>
        <w:rPr>
          <w:rFonts w:hint="eastAsia"/>
        </w:rPr>
        <w:t xml:space="preserve"> </w:t>
      </w:r>
    </w:p>
    <w:p/>
    <w:p/>
    <w:p/>
    <w:p>
      <w:commentRangeStart w:id="11"/>
      <w:r>
        <w:rPr>
          <w:rFonts w:hint="eastAsia"/>
        </w:rPr>
        <w:t>For a better understanding of this article, our organization is as below: In the second section, we briefly review the literature on feature extraction networks and attention mechanisms. In the third section, we present our overall network structure and the optimization method adopted. In the fourth section, we introduce the details of our data set, evaluation criteria, and network training. In the fifth section, we compare our model with other networks and perform ablation experiments, then explain the results. Finally, we discuss and summarize the whole paper.</w:t>
      </w:r>
      <w:commentRangeEnd w:id="11"/>
      <w:r>
        <w:rPr>
          <w:rStyle w:val="13"/>
        </w:rPr>
        <w:commentReference w:id="11"/>
      </w:r>
    </w:p>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rFonts w:asciiTheme="majorHAnsi" w:hAnsiTheme="majorHAnsi"/>
          <w:b/>
          <w:bCs/>
          <w:sz w:val="36"/>
          <w:szCs w:val="36"/>
        </w:rPr>
      </w:pPr>
    </w:p>
    <w:p>
      <w:pPr>
        <w:rPr>
          <w:del w:id="41" w:author="guanyu0010@outlook.com" w:date="2021-06-28T04:38:00Z"/>
          <w:rFonts w:asciiTheme="majorHAnsi" w:hAnsiTheme="majorHAnsi"/>
          <w:b/>
          <w:bCs/>
          <w:sz w:val="36"/>
          <w:szCs w:val="36"/>
        </w:rPr>
      </w:pPr>
      <w:commentRangeStart w:id="12"/>
      <w:r>
        <w:rPr>
          <w:rFonts w:asciiTheme="majorHAnsi" w:hAnsiTheme="majorHAnsi"/>
          <w:b/>
          <w:bCs/>
          <w:sz w:val="36"/>
          <w:szCs w:val="36"/>
        </w:rPr>
        <w:t>Method</w:t>
      </w:r>
      <w:commentRangeEnd w:id="12"/>
      <w:r>
        <w:rPr>
          <w:rStyle w:val="13"/>
        </w:rPr>
        <w:commentReference w:id="12"/>
      </w:r>
      <w:r>
        <w:rPr>
          <w:rFonts w:hint="eastAsia" w:asciiTheme="majorHAnsi" w:hAnsiTheme="majorHAnsi"/>
          <w:b/>
          <w:bCs/>
          <w:sz w:val="36"/>
          <w:szCs w:val="36"/>
        </w:rPr>
        <w:t>：（放一个整体的结构，然后小标题放流程。3</w:t>
      </w:r>
      <w:r>
        <w:rPr>
          <w:rFonts w:asciiTheme="majorHAnsi" w:hAnsiTheme="majorHAnsi"/>
          <w:b/>
          <w:bCs/>
          <w:sz w:val="36"/>
          <w:szCs w:val="36"/>
        </w:rPr>
        <w:t>000</w:t>
      </w:r>
      <w:r>
        <w:rPr>
          <w:rFonts w:hint="eastAsia" w:asciiTheme="majorHAnsi" w:hAnsiTheme="majorHAnsi"/>
          <w:b/>
          <w:bCs/>
          <w:sz w:val="36"/>
          <w:szCs w:val="36"/>
        </w:rPr>
        <w:t>字）</w:t>
      </w:r>
      <w:ins w:id="42" w:author="guanyu0010@outlook.com" w:date="2021-06-28T04:38:00Z">
        <w:bookmarkStart w:id="0" w:name="_Hlk75747555"/>
        <w:r>
          <w:rPr>
            <w:rFonts w:hint="eastAsia" w:asciiTheme="majorHAnsi" w:hAnsiTheme="majorHAnsi"/>
            <w:b/>
            <w:bCs/>
            <w:sz w:val="36"/>
            <w:szCs w:val="36"/>
          </w:rPr>
          <w:t>methodology</w:t>
        </w:r>
        <w:bookmarkEnd w:id="0"/>
      </w:ins>
    </w:p>
    <w:p>
      <w:pPr>
        <w:rPr>
          <w:rFonts w:asciiTheme="majorHAnsi" w:hAnsiTheme="majorHAnsi"/>
          <w:b/>
          <w:bCs/>
          <w:sz w:val="36"/>
          <w:szCs w:val="36"/>
        </w:rPr>
      </w:pPr>
    </w:p>
    <w:p>
      <w:pPr>
        <w:rPr>
          <w:rFonts w:asciiTheme="majorHAnsi" w:hAnsiTheme="majorHAnsi"/>
          <w:b/>
          <w:bCs/>
          <w:sz w:val="36"/>
          <w:szCs w:val="36"/>
        </w:rPr>
      </w:pPr>
      <w:commentRangeStart w:id="13"/>
      <w:r>
        <w:rPr>
          <w:rFonts w:asciiTheme="majorHAnsi" w:hAnsiTheme="majorHAnsi"/>
          <w:b/>
          <w:bCs/>
          <w:sz w:val="36"/>
          <w:szCs w:val="36"/>
        </w:rPr>
        <w:t>S</w:t>
      </w:r>
      <w:r>
        <w:rPr>
          <w:rFonts w:hint="eastAsia" w:asciiTheme="majorHAnsi" w:hAnsiTheme="majorHAnsi"/>
          <w:b/>
          <w:bCs/>
          <w:sz w:val="36"/>
          <w:szCs w:val="36"/>
        </w:rPr>
        <w:t>tudy</w:t>
      </w:r>
      <w:r>
        <w:rPr>
          <w:rFonts w:asciiTheme="majorHAnsi" w:hAnsiTheme="majorHAnsi"/>
          <w:b/>
          <w:bCs/>
          <w:sz w:val="36"/>
          <w:szCs w:val="36"/>
        </w:rPr>
        <w:t xml:space="preserve"> </w:t>
      </w:r>
      <w:r>
        <w:rPr>
          <w:rFonts w:hint="eastAsia" w:asciiTheme="majorHAnsi" w:hAnsiTheme="majorHAnsi"/>
          <w:b/>
          <w:bCs/>
          <w:sz w:val="36"/>
          <w:szCs w:val="36"/>
        </w:rPr>
        <w:t>design：</w:t>
      </w:r>
      <w:commentRangeEnd w:id="13"/>
      <w:r>
        <w:rPr>
          <w:rStyle w:val="13"/>
        </w:rPr>
        <w:commentReference w:id="13"/>
      </w:r>
    </w:p>
    <w:p>
      <w:pPr>
        <w:rPr>
          <w:rFonts w:asciiTheme="majorHAnsi" w:hAnsiTheme="majorHAnsi"/>
          <w:sz w:val="24"/>
        </w:rPr>
      </w:pPr>
      <w:bookmarkStart w:id="1" w:name="_Hlk75747596"/>
      <w:r>
        <w:rPr>
          <w:rFonts w:asciiTheme="majorHAnsi" w:hAnsiTheme="majorHAnsi"/>
          <w:sz w:val="24"/>
        </w:rPr>
        <w:t>I</w:t>
      </w:r>
      <w:r>
        <w:rPr>
          <w:rFonts w:hint="eastAsia" w:asciiTheme="majorHAnsi" w:hAnsiTheme="majorHAnsi"/>
          <w:sz w:val="24"/>
        </w:rPr>
        <w:t>n</w:t>
      </w:r>
      <w:r>
        <w:rPr>
          <w:rFonts w:asciiTheme="majorHAnsi" w:hAnsiTheme="majorHAnsi"/>
          <w:sz w:val="24"/>
        </w:rPr>
        <w:t xml:space="preserve"> </w:t>
      </w:r>
      <w:r>
        <w:rPr>
          <w:rFonts w:hint="eastAsia" w:asciiTheme="majorHAnsi" w:hAnsiTheme="majorHAnsi"/>
          <w:sz w:val="24"/>
        </w:rPr>
        <w:t>this</w:t>
      </w:r>
      <w:r>
        <w:rPr>
          <w:rFonts w:asciiTheme="majorHAnsi" w:hAnsiTheme="majorHAnsi"/>
          <w:sz w:val="24"/>
        </w:rPr>
        <w:t xml:space="preserve"> </w:t>
      </w:r>
      <w:r>
        <w:rPr>
          <w:rFonts w:hint="eastAsia" w:asciiTheme="majorHAnsi" w:hAnsiTheme="majorHAnsi"/>
          <w:sz w:val="24"/>
        </w:rPr>
        <w:t>study,</w:t>
      </w:r>
      <w:r>
        <w:rPr>
          <w:rFonts w:asciiTheme="majorHAnsi" w:hAnsiTheme="majorHAnsi"/>
          <w:sz w:val="24"/>
        </w:rPr>
        <w:t xml:space="preserve"> we develop a (computer-aided</w:t>
      </w:r>
      <w:r>
        <w:rPr>
          <w:rFonts w:hint="eastAsia" w:asciiTheme="majorHAnsi" w:hAnsiTheme="majorHAnsi"/>
          <w:sz w:val="24"/>
        </w:rPr>
        <w:t>/</w:t>
      </w:r>
      <w:r>
        <w:rPr>
          <w:rFonts w:asciiTheme="majorHAnsi" w:hAnsiTheme="majorHAnsi"/>
          <w:sz w:val="24"/>
        </w:rPr>
        <w:t xml:space="preserve">deep learning) </w:t>
      </w:r>
      <w:r>
        <w:rPr>
          <w:rFonts w:hint="eastAsia" w:asciiTheme="majorHAnsi" w:hAnsiTheme="majorHAnsi"/>
          <w:sz w:val="24"/>
        </w:rPr>
        <w:t>diagnosis</w:t>
      </w:r>
      <w:r>
        <w:rPr>
          <w:rFonts w:asciiTheme="majorHAnsi" w:hAnsiTheme="majorHAnsi"/>
          <w:sz w:val="24"/>
        </w:rPr>
        <w:t xml:space="preserve"> model that combined a semantic segmentat</w:t>
      </w:r>
      <w:r>
        <w:rPr>
          <w:rFonts w:hint="eastAsia" w:asciiTheme="majorHAnsi" w:hAnsiTheme="majorHAnsi"/>
          <w:sz w:val="24"/>
        </w:rPr>
        <w:t>i</w:t>
      </w:r>
      <w:r>
        <w:rPr>
          <w:rFonts w:asciiTheme="majorHAnsi" w:hAnsiTheme="majorHAnsi"/>
          <w:sz w:val="24"/>
        </w:rPr>
        <w:t xml:space="preserve">on network and a </w:t>
      </w:r>
      <w:r>
        <w:rPr>
          <w:rFonts w:hint="eastAsia" w:asciiTheme="majorHAnsi" w:hAnsiTheme="majorHAnsi"/>
          <w:sz w:val="24"/>
        </w:rPr>
        <w:t>classification</w:t>
      </w:r>
      <w:r>
        <w:rPr>
          <w:rFonts w:asciiTheme="majorHAnsi" w:hAnsiTheme="majorHAnsi"/>
          <w:sz w:val="24"/>
        </w:rPr>
        <w:t xml:space="preserve"> </w:t>
      </w:r>
      <w:r>
        <w:rPr>
          <w:rFonts w:hint="eastAsia" w:asciiTheme="majorHAnsi" w:hAnsiTheme="majorHAnsi"/>
          <w:sz w:val="24"/>
        </w:rPr>
        <w:t>network</w:t>
      </w:r>
      <w:r>
        <w:rPr>
          <w:rFonts w:asciiTheme="majorHAnsi" w:hAnsiTheme="majorHAnsi"/>
          <w:sz w:val="24"/>
        </w:rPr>
        <w:t xml:space="preserve"> to grade the UPJO from hydronephrosis ultrasound images.</w:t>
      </w:r>
    </w:p>
    <w:p>
      <w:pPr>
        <w:rPr>
          <w:rFonts w:asciiTheme="majorHAnsi" w:hAnsiTheme="majorHAnsi"/>
          <w:sz w:val="24"/>
        </w:rPr>
      </w:pPr>
    </w:p>
    <w:p>
      <w:pPr>
        <w:rPr>
          <w:rFonts w:asciiTheme="majorHAnsi" w:hAnsiTheme="majorHAnsi"/>
          <w:sz w:val="24"/>
        </w:rPr>
      </w:pPr>
      <w:r>
        <w:rPr>
          <w:rFonts w:asciiTheme="majorHAnsi" w:hAnsiTheme="majorHAnsi"/>
          <w:sz w:val="24"/>
        </w:rPr>
        <w:t>Besides, we construct a blockchain framework to integrate with our CAD/diagnosis model for secure transmission between separate parties.</w:t>
      </w:r>
    </w:p>
    <w:p>
      <w:pPr>
        <w:rPr>
          <w:rFonts w:asciiTheme="majorHAnsi" w:hAnsiTheme="majorHAnsi"/>
          <w:sz w:val="24"/>
        </w:rPr>
      </w:pPr>
    </w:p>
    <w:p>
      <w:pPr>
        <w:rPr>
          <w:rFonts w:asciiTheme="majorHAnsi" w:hAnsiTheme="majorHAnsi"/>
          <w:sz w:val="24"/>
        </w:rPr>
      </w:pPr>
      <w:r>
        <w:rPr>
          <w:rFonts w:asciiTheme="majorHAnsi" w:hAnsiTheme="majorHAnsi"/>
          <w:sz w:val="24"/>
        </w:rPr>
        <w:t>W</w:t>
      </w:r>
      <w:r>
        <w:rPr>
          <w:rFonts w:hint="eastAsia" w:asciiTheme="majorHAnsi" w:hAnsiTheme="majorHAnsi"/>
          <w:sz w:val="24"/>
        </w:rPr>
        <w:t>e</w:t>
      </w:r>
      <w:r>
        <w:rPr>
          <w:rFonts w:asciiTheme="majorHAnsi" w:hAnsiTheme="majorHAnsi"/>
          <w:sz w:val="24"/>
        </w:rPr>
        <w:t xml:space="preserve"> then separately demonstrate these parts as following.</w:t>
      </w:r>
    </w:p>
    <w:bookmarkEnd w:id="1"/>
    <w:p>
      <w:pPr>
        <w:rPr>
          <w:rFonts w:asciiTheme="majorHAnsi" w:hAnsiTheme="majorHAnsi"/>
          <w:sz w:val="24"/>
        </w:rPr>
      </w:pPr>
    </w:p>
    <w:p>
      <w:pPr>
        <w:rPr>
          <w:rFonts w:asciiTheme="majorHAnsi" w:hAnsiTheme="majorHAnsi"/>
          <w:b/>
          <w:bCs/>
          <w:sz w:val="36"/>
          <w:szCs w:val="36"/>
        </w:rPr>
      </w:pPr>
    </w:p>
    <w:p>
      <w:pPr>
        <w:widowControl/>
        <w:jc w:val="left"/>
        <w:rPr>
          <w:sz w:val="30"/>
          <w:szCs w:val="30"/>
        </w:rPr>
      </w:pPr>
      <w:bookmarkStart w:id="2" w:name="_Hlk75747636"/>
      <w:commentRangeStart w:id="14"/>
      <w:r>
        <w:rPr>
          <w:sz w:val="30"/>
          <w:szCs w:val="30"/>
        </w:rPr>
        <w:t>CAD model</w:t>
      </w:r>
      <w:commentRangeEnd w:id="14"/>
      <w:r>
        <w:rPr>
          <w:rStyle w:val="13"/>
        </w:rPr>
        <w:commentReference w:id="14"/>
      </w:r>
    </w:p>
    <w:bookmarkEnd w:id="2"/>
    <w:p>
      <w:pPr>
        <w:spacing w:line="360" w:lineRule="auto"/>
        <w:jc w:val="left"/>
        <w:rPr>
          <w:rFonts w:ascii="华文仿宋" w:hAnsi="华文仿宋" w:eastAsia="华文仿宋"/>
          <w:sz w:val="24"/>
        </w:rPr>
      </w:pPr>
      <w:bookmarkStart w:id="3" w:name="_Hlk75747736"/>
      <w:r>
        <w:rPr>
          <w:rFonts w:ascii="华文仿宋" w:hAnsi="华文仿宋" w:eastAsia="华文仿宋"/>
          <w:sz w:val="24"/>
        </w:rPr>
        <w:t xml:space="preserve">In this section, we will introduce our pathological grading scheme of UPJO ultrasound images, the architecture is shown in Figure </w:t>
      </w:r>
      <w:del w:id="43" w:author="嶒棚文" w:date="2021-06-29T13:36:14Z">
        <w:r>
          <w:rPr>
            <w:rFonts w:hint="default" w:ascii="华文仿宋" w:hAnsi="华文仿宋" w:eastAsia="华文仿宋"/>
            <w:sz w:val="24"/>
            <w:lang w:val="en-US"/>
          </w:rPr>
          <w:delText>1</w:delText>
        </w:r>
      </w:del>
      <w:ins w:id="44" w:author="嶒棚文" w:date="2021-06-29T13:36:14Z">
        <w:r>
          <w:rPr>
            <w:rFonts w:hint="eastAsia" w:ascii="华文仿宋" w:hAnsi="华文仿宋" w:eastAsia="华文仿宋"/>
            <w:sz w:val="24"/>
            <w:lang w:val="en-US" w:eastAsia="zh-CN"/>
          </w:rPr>
          <w:t>2</w:t>
        </w:r>
      </w:ins>
      <w:r>
        <w:rPr>
          <w:rFonts w:ascii="华文仿宋" w:hAnsi="华文仿宋" w:eastAsia="华文仿宋"/>
          <w:sz w:val="24"/>
        </w:rPr>
        <w:t>. This scheme combines a semantic segmentation algorithm A-</w:t>
      </w:r>
      <w:r>
        <w:t xml:space="preserve"> </w:t>
      </w:r>
      <w:r>
        <w:rPr>
          <w:rFonts w:ascii="华文仿宋" w:hAnsi="华文仿宋" w:eastAsia="华文仿宋"/>
          <w:sz w:val="24"/>
        </w:rPr>
        <w:t>PSPNet with a classification algorithm Wavelet-CNN (hereinafter referred to as segmentation and classifier) to increase the available representation of the image and realize the final classification of UPJO.</w:t>
      </w:r>
    </w:p>
    <w:bookmarkEnd w:id="3"/>
    <w:p>
      <w:pPr>
        <w:jc w:val="center"/>
        <w:rPr>
          <w:rFonts w:ascii="华文仿宋" w:hAnsi="华文仿宋" w:eastAsia="华文仿宋"/>
          <w:sz w:val="28"/>
          <w:szCs w:val="32"/>
        </w:rPr>
      </w:pPr>
      <w:r>
        <w:rPr>
          <w:rFonts w:ascii="华文仿宋" w:hAnsi="华文仿宋" w:eastAsia="华文仿宋"/>
          <w:sz w:val="28"/>
          <w:szCs w:val="32"/>
        </w:rPr>
        <w:drawing>
          <wp:inline distT="0" distB="0" distL="114300" distR="114300">
            <wp:extent cx="3878580" cy="2373630"/>
            <wp:effectExtent l="0" t="0" r="0" b="7620"/>
            <wp:docPr id="1" name="图片 1" descr="C:\Users\Administrator\Desktop\Paper_files\Pictures\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Paper_files\Pictures\图片1.png图片1"/>
                    <pic:cNvPicPr>
                      <a:picLocks noChangeAspect="1"/>
                    </pic:cNvPicPr>
                  </pic:nvPicPr>
                  <pic:blipFill>
                    <a:blip r:embed="rId8"/>
                    <a:srcRect/>
                    <a:stretch>
                      <a:fillRect/>
                    </a:stretch>
                  </pic:blipFill>
                  <pic:spPr>
                    <a:xfrm>
                      <a:off x="0" y="0"/>
                      <a:ext cx="3878580" cy="2373630"/>
                    </a:xfrm>
                    <a:prstGeom prst="rect">
                      <a:avLst/>
                    </a:prstGeom>
                  </pic:spPr>
                </pic:pic>
              </a:graphicData>
            </a:graphic>
          </wp:inline>
        </w:drawing>
      </w:r>
    </w:p>
    <w:p>
      <w:pPr>
        <w:pStyle w:val="2"/>
        <w:jc w:val="center"/>
      </w:pPr>
      <w:commentRangeStart w:id="15"/>
      <w:r>
        <w:t xml:space="preserve">图 </w:t>
      </w:r>
      <w:r>
        <w:rPr>
          <w:rFonts w:hint="default"/>
          <w:lang w:val="en-US"/>
        </w:rPr>
        <w:fldChar w:fldCharType="begin"/>
      </w:r>
      <w:r>
        <w:rPr>
          <w:rFonts w:hint="default"/>
          <w:lang w:val="en-US"/>
        </w:rPr>
        <w:instrText xml:space="preserve"> SEQ 图 \* ARABIC </w:instrText>
      </w:r>
      <w:r>
        <w:rPr>
          <w:rFonts w:hint="default"/>
          <w:lang w:val="en-US"/>
        </w:rPr>
        <w:fldChar w:fldCharType="separate"/>
      </w:r>
      <w:ins w:id="45" w:author="嶒棚文" w:date="2021-06-29T14:46:34Z">
        <w:r>
          <w:rPr>
            <w:rFonts w:hint="default"/>
            <w:lang w:val="en-US"/>
          </w:rPr>
          <w:t>2</w:t>
        </w:r>
      </w:ins>
      <w:del w:id="46" w:author="嶒棚文" w:date="2021-06-29T14:46:34Z">
        <w:r>
          <w:rPr>
            <w:rFonts w:hint="default"/>
            <w:lang w:val="en-US"/>
          </w:rPr>
          <w:delText>2</w:delText>
        </w:r>
      </w:del>
      <w:r>
        <w:rPr>
          <w:rFonts w:hint="default"/>
          <w:lang w:val="en-US"/>
        </w:rPr>
        <w:fldChar w:fldCharType="end"/>
      </w:r>
      <w:r>
        <w:rPr>
          <w:rFonts w:hint="eastAsia"/>
        </w:rPr>
        <w:t xml:space="preserve">. </w:t>
      </w:r>
      <w:bookmarkStart w:id="4" w:name="_Hlk75794637"/>
      <w:r>
        <w:rPr>
          <w:rFonts w:hint="eastAsia"/>
        </w:rPr>
        <w:t>图示为整体的肾超声图像病理分级系统，输入为原图，输出为病理分级结果</w:t>
      </w:r>
      <w:commentRangeEnd w:id="15"/>
      <w:r>
        <w:rPr>
          <w:rStyle w:val="13"/>
          <w:rFonts w:asciiTheme="minorHAnsi" w:hAnsiTheme="minorHAnsi" w:eastAsiaTheme="minorEastAsia"/>
        </w:rPr>
        <w:commentReference w:id="15"/>
      </w:r>
      <w:bookmarkEnd w:id="4"/>
    </w:p>
    <w:p>
      <w:pPr>
        <w:ind w:firstLine="420"/>
      </w:pPr>
    </w:p>
    <w:p>
      <w:pPr>
        <w:spacing w:line="360" w:lineRule="auto"/>
        <w:rPr>
          <w:rFonts w:ascii="华文仿宋" w:hAnsi="华文仿宋" w:eastAsia="华文仿宋"/>
          <w:sz w:val="28"/>
          <w:szCs w:val="28"/>
        </w:rPr>
      </w:pPr>
      <w:bookmarkStart w:id="5" w:name="_Hlk75748111"/>
      <w:r>
        <w:rPr>
          <w:rFonts w:ascii="华文仿宋" w:hAnsi="华文仿宋" w:eastAsia="华文仿宋"/>
          <w:sz w:val="24"/>
        </w:rPr>
        <w:t>A-</w:t>
      </w:r>
      <w:r>
        <w:t xml:space="preserve"> </w:t>
      </w:r>
      <w:r>
        <w:rPr>
          <w:rFonts w:ascii="华文仿宋" w:hAnsi="华文仿宋" w:eastAsia="华文仿宋"/>
          <w:sz w:val="24"/>
        </w:rPr>
        <w:t>PSPNet:</w:t>
      </w:r>
      <w:r>
        <w:rPr>
          <w:rFonts w:hint="eastAsia" w:ascii="华文仿宋" w:hAnsi="华文仿宋" w:eastAsia="华文仿宋"/>
          <w:sz w:val="28"/>
          <w:szCs w:val="28"/>
        </w:rPr>
        <w:t xml:space="preserve"> a </w:t>
      </w:r>
      <w:r>
        <w:rPr>
          <w:rFonts w:ascii="华文仿宋" w:hAnsi="华文仿宋" w:eastAsia="华文仿宋"/>
          <w:sz w:val="28"/>
          <w:szCs w:val="28"/>
        </w:rPr>
        <w:t>semantic segmentation</w:t>
      </w:r>
      <w:r>
        <w:rPr>
          <w:rFonts w:hint="eastAsia" w:ascii="华文仿宋" w:hAnsi="华文仿宋" w:eastAsia="华文仿宋"/>
          <w:sz w:val="28"/>
          <w:szCs w:val="28"/>
        </w:rPr>
        <w:t xml:space="preserve"> network</w:t>
      </w:r>
    </w:p>
    <w:bookmarkEnd w:id="5"/>
    <w:p>
      <w:pPr>
        <w:rPr>
          <w:rFonts w:hAnsi="Cambria Math"/>
          <w:sz w:val="24"/>
        </w:rPr>
      </w:pPr>
      <w:bookmarkStart w:id="6" w:name="_Hlk75748138"/>
      <w:commentRangeStart w:id="16"/>
      <w:r>
        <w:rPr>
          <w:rFonts w:hAnsi="Cambria Math"/>
          <w:sz w:val="24"/>
        </w:rPr>
        <w:t>S</w:t>
      </w:r>
      <w:bookmarkStart w:id="7" w:name="_Hlk75748157"/>
      <w:r>
        <w:rPr>
          <w:rFonts w:hint="eastAsia" w:hAnsi="Cambria Math"/>
          <w:sz w:val="24"/>
        </w:rPr>
        <w:t>ince</w:t>
      </w:r>
      <w:r>
        <w:rPr>
          <w:rFonts w:hAnsi="Cambria Math"/>
          <w:sz w:val="24"/>
        </w:rPr>
        <w:t xml:space="preserve"> the ultrasonic image has high and dense noise, the accuracy of direct classification will be unsatisfactory. Hence it is necessary to supplement feature representations that are different from noise. </w:t>
      </w:r>
      <w:commentRangeEnd w:id="16"/>
      <w:r>
        <w:rPr>
          <w:rStyle w:val="13"/>
        </w:rPr>
        <w:commentReference w:id="16"/>
      </w:r>
      <w:r>
        <w:rPr>
          <w:rFonts w:hAnsi="Cambria Math"/>
          <w:sz w:val="24"/>
        </w:rPr>
        <w:t xml:space="preserve">Our segmentation network adopts a residual Pyramid Scene Parsing (PSPNet) network and an attention mechanism Convolutional Block Attention Module (CBAM). The overall structure is shown in Figure </w:t>
      </w:r>
      <w:del w:id="47" w:author="嶒棚文" w:date="2021-06-29T13:36:24Z">
        <w:r>
          <w:rPr>
            <w:rFonts w:hint="default" w:hAnsi="Cambria Math"/>
            <w:sz w:val="24"/>
            <w:lang w:val="en-US"/>
          </w:rPr>
          <w:delText>2</w:delText>
        </w:r>
      </w:del>
      <w:ins w:id="48" w:author="嶒棚文" w:date="2021-06-29T13:36:24Z">
        <w:r>
          <w:rPr>
            <w:rFonts w:hint="eastAsia" w:hAnsi="Cambria Math"/>
            <w:sz w:val="24"/>
            <w:lang w:val="en-US" w:eastAsia="zh-CN"/>
          </w:rPr>
          <w:t>3</w:t>
        </w:r>
      </w:ins>
      <w:r>
        <w:rPr>
          <w:rFonts w:hAnsi="Cambria Math"/>
          <w:sz w:val="24"/>
        </w:rPr>
        <w:t>. The attention layer will help the network ignore unnecessary features and focus on important features to improve the segmentation accuracy. The parsing structure of PSPNet has multilayer perceptrons, which enable the network to obtain more global feature information, and then fuse with the basic features to help distinguish different regions.</w:t>
      </w:r>
      <w:bookmarkEnd w:id="7"/>
    </w:p>
    <w:bookmarkEnd w:id="6"/>
    <w:p>
      <w:pPr>
        <w:spacing w:line="360" w:lineRule="auto"/>
        <w:ind w:firstLine="480" w:firstLineChars="200"/>
        <w:jc w:val="left"/>
        <w:rPr>
          <w:rFonts w:ascii="华文仿宋" w:hAnsi="华文仿宋" w:eastAsia="华文仿宋"/>
          <w:sz w:val="24"/>
        </w:rPr>
      </w:pPr>
    </w:p>
    <w:p>
      <w:pPr>
        <w:spacing w:line="360" w:lineRule="auto"/>
        <w:jc w:val="left"/>
        <w:rPr>
          <w:rFonts w:ascii="华文仿宋" w:hAnsi="华文仿宋" w:eastAsia="华文仿宋"/>
          <w:sz w:val="24"/>
        </w:rPr>
      </w:pPr>
    </w:p>
    <w:p>
      <w:pPr>
        <w:spacing w:line="360" w:lineRule="auto"/>
        <w:jc w:val="left"/>
        <w:rPr>
          <w:rFonts w:ascii="华文仿宋" w:hAnsi="华文仿宋" w:eastAsia="华文仿宋"/>
          <w:sz w:val="24"/>
        </w:rPr>
      </w:pPr>
    </w:p>
    <w:p>
      <w:pPr>
        <w:spacing w:line="360" w:lineRule="auto"/>
        <w:jc w:val="left"/>
        <w:rPr>
          <w:rFonts w:ascii="华文仿宋" w:hAnsi="华文仿宋" w:eastAsia="华文仿宋"/>
          <w:sz w:val="24"/>
        </w:rPr>
      </w:pPr>
      <w:del w:id="49" w:author="嶒棚文" w:date="2021-06-29T16:40:46Z">
        <w:r>
          <w:rPr>
            <w:rFonts w:hint="eastAsia" w:ascii="华文仿宋" w:hAnsi="华文仿宋" w:eastAsia="华文仿宋"/>
            <w:sz w:val="24"/>
          </w:rPr>
          <w:drawing>
            <wp:inline distT="0" distB="0" distL="114300" distR="114300">
              <wp:extent cx="4811395" cy="2221865"/>
              <wp:effectExtent l="0" t="0" r="8255" b="6985"/>
              <wp:docPr id="2" name="图片 2" descr="C:\Users\Administrator\Desktop\Paper_files\Pictures\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Paper_files\Pictures\图片2.png图片2"/>
                      <pic:cNvPicPr>
                        <a:picLocks noChangeAspect="1"/>
                      </pic:cNvPicPr>
                    </pic:nvPicPr>
                    <pic:blipFill>
                      <a:blip r:embed="rId9"/>
                      <a:srcRect/>
                      <a:stretch>
                        <a:fillRect/>
                      </a:stretch>
                    </pic:blipFill>
                    <pic:spPr>
                      <a:xfrm>
                        <a:off x="0" y="0"/>
                        <a:ext cx="4811395" cy="2221865"/>
                      </a:xfrm>
                      <a:prstGeom prst="rect">
                        <a:avLst/>
                      </a:prstGeom>
                    </pic:spPr>
                  </pic:pic>
                </a:graphicData>
              </a:graphic>
            </wp:inline>
          </w:drawing>
        </w:r>
      </w:del>
      <w:ins w:id="51" w:author="嶒棚文" w:date="2021-06-29T16:40:46Z">
        <w:r>
          <w:rPr>
            <w:rFonts w:hint="eastAsia" w:ascii="华文仿宋" w:hAnsi="华文仿宋" w:eastAsia="华文仿宋"/>
            <w:sz w:val="24"/>
          </w:rPr>
          <w:drawing>
            <wp:inline distT="0" distB="0" distL="114300" distR="114300">
              <wp:extent cx="4811395" cy="2139950"/>
              <wp:effectExtent l="0" t="0" r="8255" b="12700"/>
              <wp:docPr id="25" name="图片 25" descr="C:\Users\Administrator\Desktop\Paper_files\Pictures\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Paper_files\Pictures\图片2.png图片2"/>
                      <pic:cNvPicPr>
                        <a:picLocks noChangeAspect="1"/>
                      </pic:cNvPicPr>
                    </pic:nvPicPr>
                    <pic:blipFill>
                      <a:blip r:embed="rId10"/>
                      <a:srcRect/>
                      <a:stretch>
                        <a:fillRect/>
                      </a:stretch>
                    </pic:blipFill>
                    <pic:spPr>
                      <a:xfrm>
                        <a:off x="0" y="0"/>
                        <a:ext cx="4811395" cy="2139950"/>
                      </a:xfrm>
                      <a:prstGeom prst="rect">
                        <a:avLst/>
                      </a:prstGeom>
                    </pic:spPr>
                  </pic:pic>
                </a:graphicData>
              </a:graphic>
            </wp:inline>
          </w:drawing>
        </w:r>
      </w:ins>
    </w:p>
    <w:p>
      <w:pPr>
        <w:rPr>
          <w:rFonts w:hint="eastAsia" w:eastAsiaTheme="minorEastAsia"/>
          <w:lang w:val="en-US" w:eastAsia="zh-CN"/>
        </w:rPr>
      </w:pPr>
      <w:r>
        <w:t xml:space="preserve">图 </w:t>
      </w:r>
      <w:r>
        <w:fldChar w:fldCharType="begin"/>
      </w:r>
      <w:r>
        <w:instrText xml:space="preserve"> SEQ 图 \* ARABIC </w:instrText>
      </w:r>
      <w:r>
        <w:fldChar w:fldCharType="separate"/>
      </w:r>
      <w:ins w:id="53" w:author="嶒棚文" w:date="2021-06-29T14:46:34Z">
        <w:r>
          <w:rPr/>
          <w:t>3</w:t>
        </w:r>
      </w:ins>
      <w:del w:id="54" w:author="嶒棚文" w:date="2021-06-29T14:46:34Z">
        <w:r>
          <w:rPr/>
          <w:delText>3</w:delText>
        </w:r>
      </w:del>
      <w:r>
        <w:fldChar w:fldCharType="end"/>
      </w:r>
      <w:r>
        <w:rPr>
          <w:rFonts w:hint="eastAsia"/>
        </w:rPr>
        <w:t>.图示为分割器的网络结构图.输入为原图，输出以颜色区分的分割结果,a为嵌入注意力层的Resnet结构，b为</w:t>
      </w:r>
      <w:ins w:id="55" w:author="嶒棚文" w:date="2021-06-29T16:41:21Z">
        <w:r>
          <w:rPr>
            <w:rFonts w:hint="eastAsia"/>
            <w:lang w:val="en-US" w:eastAsia="zh-CN"/>
          </w:rPr>
          <w:t>a</w:t>
        </w:r>
      </w:ins>
      <w:ins w:id="56" w:author="嶒棚文" w:date="2021-06-29T16:41:26Z">
        <w:r>
          <w:rPr>
            <w:rFonts w:hint="eastAsia"/>
            <w:lang w:val="en-US" w:eastAsia="zh-CN"/>
          </w:rPr>
          <w:t>过程后</w:t>
        </w:r>
      </w:ins>
      <w:ins w:id="57" w:author="嶒棚文" w:date="2021-06-29T16:41:27Z">
        <w:r>
          <w:rPr>
            <w:rFonts w:hint="eastAsia"/>
            <w:lang w:val="en-US" w:eastAsia="zh-CN"/>
          </w:rPr>
          <w:t>输出</w:t>
        </w:r>
      </w:ins>
      <w:ins w:id="58" w:author="嶒棚文" w:date="2021-06-29T16:41:28Z">
        <w:r>
          <w:rPr>
            <w:rFonts w:hint="eastAsia"/>
            <w:lang w:val="en-US" w:eastAsia="zh-CN"/>
          </w:rPr>
          <w:t>的</w:t>
        </w:r>
      </w:ins>
      <w:ins w:id="59" w:author="嶒棚文" w:date="2021-06-29T16:41:31Z">
        <w:r>
          <w:rPr>
            <w:rFonts w:hint="eastAsia"/>
            <w:lang w:val="en-US" w:eastAsia="zh-CN"/>
          </w:rPr>
          <w:t>基础特征</w:t>
        </w:r>
      </w:ins>
      <w:ins w:id="60" w:author="嶒棚文" w:date="2021-06-29T16:41:33Z">
        <w:r>
          <w:rPr>
            <w:rFonts w:hint="eastAsia"/>
            <w:lang w:val="en-US" w:eastAsia="zh-CN"/>
          </w:rPr>
          <w:t>，</w:t>
        </w:r>
      </w:ins>
      <w:ins w:id="61" w:author="嶒棚文" w:date="2021-06-29T16:41:37Z">
        <w:r>
          <w:rPr>
            <w:rFonts w:hint="eastAsia"/>
            <w:lang w:val="en-US" w:eastAsia="zh-CN"/>
          </w:rPr>
          <w:t>c</w:t>
        </w:r>
      </w:ins>
      <w:ins w:id="62" w:author="嶒棚文" w:date="2021-06-29T16:41:39Z">
        <w:r>
          <w:rPr>
            <w:rFonts w:hint="eastAsia"/>
            <w:lang w:val="en-US" w:eastAsia="zh-CN"/>
          </w:rPr>
          <w:t>为</w:t>
        </w:r>
      </w:ins>
      <w:ins w:id="63" w:author="嶒棚文" w:date="2021-06-29T16:41:59Z">
        <w:r>
          <w:rPr>
            <w:rFonts w:hint="eastAsia"/>
            <w:lang w:val="en-US" w:eastAsia="zh-CN"/>
          </w:rPr>
          <w:t>b</w:t>
        </w:r>
      </w:ins>
      <w:ins w:id="64" w:author="嶒棚文" w:date="2021-06-29T16:42:02Z">
        <w:r>
          <w:rPr>
            <w:rFonts w:hint="eastAsia"/>
            <w:lang w:val="en-US" w:eastAsia="zh-CN"/>
          </w:rPr>
          <w:t>经过</w:t>
        </w:r>
      </w:ins>
      <w:r>
        <w:rPr>
          <w:rFonts w:hint="eastAsia"/>
        </w:rPr>
        <w:t>金字塔池化</w:t>
      </w:r>
      <w:ins w:id="65" w:author="嶒棚文" w:date="2021-06-29T16:42:06Z">
        <w:r>
          <w:rPr>
            <w:rFonts w:hint="eastAsia"/>
            <w:lang w:val="en-US" w:eastAsia="zh-CN"/>
          </w:rPr>
          <w:t>后</w:t>
        </w:r>
      </w:ins>
      <w:del w:id="66" w:author="嶒棚文" w:date="2021-06-29T16:42:05Z">
        <w:r>
          <w:rPr>
            <w:rFonts w:hint="eastAsia"/>
          </w:rPr>
          <w:delText>结构</w:delText>
        </w:r>
      </w:del>
      <w:ins w:id="67" w:author="嶒棚文" w:date="2021-06-29T16:41:47Z">
        <w:r>
          <w:rPr>
            <w:rFonts w:hint="eastAsia"/>
            <w:lang w:val="en-US" w:eastAsia="zh-CN"/>
          </w:rPr>
          <w:t>的</w:t>
        </w:r>
      </w:ins>
      <w:ins w:id="68" w:author="嶒棚文" w:date="2021-06-29T16:41:54Z">
        <w:r>
          <w:rPr>
            <w:rFonts w:hint="eastAsia"/>
            <w:lang w:val="en-US" w:eastAsia="zh-CN"/>
          </w:rPr>
          <w:t>高级特征</w:t>
        </w:r>
      </w:ins>
      <w:ins w:id="69" w:author="嶒棚文" w:date="2021-06-29T16:43:00Z">
        <w:r>
          <w:rPr>
            <w:rFonts w:hint="eastAsia"/>
            <w:lang w:val="en-US" w:eastAsia="zh-CN"/>
          </w:rPr>
          <w:t>,</w:t>
        </w:r>
      </w:ins>
      <w:ins w:id="70" w:author="嶒棚文" w:date="2021-06-29T16:43:03Z">
        <w:r>
          <w:rPr>
            <w:rFonts w:hint="eastAsia"/>
            <w:lang w:val="en-US" w:eastAsia="zh-CN"/>
          </w:rPr>
          <w:t>并</w:t>
        </w:r>
      </w:ins>
      <w:ins w:id="71" w:author="嶒棚文" w:date="2021-06-29T16:43:05Z">
        <w:r>
          <w:rPr>
            <w:rFonts w:hint="eastAsia"/>
            <w:lang w:val="en-US" w:eastAsia="zh-CN"/>
          </w:rPr>
          <w:t>统一维度</w:t>
        </w:r>
      </w:ins>
      <w:ins w:id="72" w:author="嶒棚文" w:date="2021-06-29T16:43:08Z">
        <w:r>
          <w:rPr>
            <w:rFonts w:hint="eastAsia"/>
            <w:lang w:val="en-US" w:eastAsia="zh-CN"/>
          </w:rPr>
          <w:t>为</w:t>
        </w:r>
      </w:ins>
      <w:del w:id="73" w:author="嶒棚文" w:date="2021-06-29T16:42:59Z">
        <w:r>
          <w:rPr>
            <w:rFonts w:hint="eastAsia"/>
          </w:rPr>
          <w:delText>，</w:delText>
        </w:r>
      </w:del>
      <w:ins w:id="74" w:author="嶒棚文" w:date="2021-06-29T16:42:12Z">
        <w:r>
          <w:rPr>
            <w:rFonts w:hint="eastAsia"/>
            <w:lang w:val="en-US" w:eastAsia="zh-CN"/>
          </w:rPr>
          <w:t>d</w:t>
        </w:r>
      </w:ins>
      <w:ins w:id="75" w:author="嶒棚文" w:date="2021-06-29T16:43:16Z">
        <w:r>
          <w:rPr>
            <w:rFonts w:hint="eastAsia"/>
            <w:lang w:val="en-US" w:eastAsia="zh-CN"/>
          </w:rPr>
          <w:t>,</w:t>
        </w:r>
      </w:ins>
      <w:ins w:id="76" w:author="嶒棚文" w:date="2021-06-29T16:43:17Z">
        <w:r>
          <w:rPr>
            <w:rFonts w:hint="eastAsia"/>
            <w:lang w:val="en-US" w:eastAsia="zh-CN"/>
          </w:rPr>
          <w:t xml:space="preserve"> </w:t>
        </w:r>
      </w:ins>
      <w:ins w:id="77" w:author="嶒棚文" w:date="2021-06-29T16:43:19Z">
        <w:r>
          <w:rPr>
            <w:rFonts w:hint="eastAsia"/>
            <w:lang w:val="en-US" w:eastAsia="zh-CN"/>
          </w:rPr>
          <w:t>e</w:t>
        </w:r>
      </w:ins>
      <w:del w:id="78" w:author="嶒棚文" w:date="2021-06-29T16:43:18Z">
        <w:r>
          <w:rPr>
            <w:rFonts w:hint="eastAsia"/>
          </w:rPr>
          <w:delText>c</w:delText>
        </w:r>
      </w:del>
      <w:del w:id="79" w:author="嶒棚文" w:date="2021-06-29T16:43:27Z">
        <w:r>
          <w:rPr>
            <w:rFonts w:hint="eastAsia"/>
          </w:rPr>
          <w:delText>模块</w:delText>
        </w:r>
      </w:del>
      <w:r>
        <w:rPr>
          <w:rFonts w:hint="eastAsia"/>
        </w:rPr>
        <w:t>为</w:t>
      </w:r>
      <w:ins w:id="80" w:author="嶒棚文" w:date="2021-06-29T16:43:23Z">
        <w:r>
          <w:rPr>
            <w:rFonts w:hint="eastAsia"/>
            <w:lang w:val="en-US" w:eastAsia="zh-CN"/>
          </w:rPr>
          <w:t>bd</w:t>
        </w:r>
      </w:ins>
      <w:del w:id="81" w:author="嶒棚文" w:date="2021-06-29T16:43:22Z">
        <w:r>
          <w:rPr>
            <w:rFonts w:hint="eastAsia"/>
          </w:rPr>
          <w:delText>ab</w:delText>
        </w:r>
      </w:del>
      <w:r>
        <w:rPr>
          <w:rFonts w:hint="eastAsia"/>
        </w:rPr>
        <w:t>模块</w:t>
      </w:r>
      <w:del w:id="82" w:author="嶒棚文" w:date="2021-06-29T16:43:40Z">
        <w:r>
          <w:rPr>
            <w:rFonts w:hint="eastAsia"/>
          </w:rPr>
          <w:delText>的</w:delText>
        </w:r>
      </w:del>
      <w:del w:id="83" w:author="嶒棚文" w:date="2021-06-29T16:43:39Z">
        <w:r>
          <w:rPr>
            <w:rFonts w:hint="eastAsia"/>
          </w:rPr>
          <w:delText>输出</w:delText>
        </w:r>
      </w:del>
      <w:r>
        <w:rPr>
          <w:rFonts w:hint="eastAsia"/>
        </w:rPr>
        <w:t>特征的整合结构</w:t>
      </w:r>
      <w:ins w:id="84" w:author="嶒棚文" w:date="2021-06-29T16:44:14Z">
        <w:r>
          <w:rPr>
            <w:rFonts w:hint="eastAsia"/>
            <w:lang w:eastAsia="zh-CN"/>
          </w:rPr>
          <w:t>。</w:t>
        </w:r>
      </w:ins>
    </w:p>
    <w:p>
      <w:pPr>
        <w:rPr>
          <w:rFonts w:ascii="Arial" w:hAnsi="Arial" w:eastAsia="黑体"/>
          <w:sz w:val="20"/>
        </w:rPr>
      </w:pPr>
      <w:commentRangeStart w:id="17"/>
      <w:r>
        <w:rPr>
          <w:rFonts w:ascii="Arial" w:hAnsi="Arial" w:eastAsia="黑体"/>
          <w:sz w:val="20"/>
        </w:rPr>
        <w:t xml:space="preserve">Figure </w:t>
      </w:r>
      <w:commentRangeEnd w:id="17"/>
      <w:r>
        <w:rPr>
          <w:rStyle w:val="13"/>
        </w:rPr>
        <w:commentReference w:id="17"/>
      </w:r>
      <w:r>
        <w:rPr>
          <w:rFonts w:ascii="Arial" w:hAnsi="Arial" w:eastAsia="黑体"/>
          <w:sz w:val="20"/>
        </w:rPr>
        <w:t xml:space="preserve">3. </w:t>
      </w:r>
      <w:bookmarkStart w:id="8" w:name="_Hlk75795355"/>
      <w:r>
        <w:rPr>
          <w:rFonts w:ascii="Arial" w:hAnsi="Arial" w:eastAsia="黑体"/>
          <w:sz w:val="20"/>
        </w:rPr>
        <w:t>The structure of the A-PSPN</w:t>
      </w:r>
      <w:r>
        <w:rPr>
          <w:rFonts w:hint="eastAsia" w:ascii="Arial" w:hAnsi="Arial" w:eastAsia="黑体"/>
          <w:sz w:val="20"/>
        </w:rPr>
        <w:t>et</w:t>
      </w:r>
      <w:r>
        <w:rPr>
          <w:rFonts w:ascii="Arial" w:hAnsi="Arial" w:eastAsia="黑体"/>
          <w:sz w:val="20"/>
        </w:rPr>
        <w:t>. The input is the original image, and the output is the segmentation result distinguished by color. a</w:t>
      </w:r>
      <w:r>
        <w:rPr>
          <w:rFonts w:hint="eastAsia" w:ascii="Arial" w:hAnsi="Arial" w:eastAsia="黑体"/>
          <w:sz w:val="20"/>
        </w:rPr>
        <w:t>.</w:t>
      </w:r>
      <w:r>
        <w:rPr>
          <w:rFonts w:ascii="Arial" w:hAnsi="Arial" w:eastAsia="黑体"/>
          <w:sz w:val="20"/>
        </w:rPr>
        <w:t xml:space="preserve"> the Resnet structure embedded in the attention layer, </w:t>
      </w:r>
      <w:r>
        <w:rPr>
          <w:rFonts w:hint="eastAsia" w:ascii="Arial" w:hAnsi="Arial" w:eastAsia="黑体"/>
          <w:sz w:val="20"/>
        </w:rPr>
        <w:t>b</w:t>
      </w:r>
      <w:r>
        <w:rPr>
          <w:rFonts w:ascii="Arial" w:hAnsi="Arial" w:eastAsia="黑体"/>
          <w:sz w:val="20"/>
        </w:rPr>
        <w:t>. the pyramid pooling structure. c</w:t>
      </w:r>
      <w:r>
        <w:rPr>
          <w:rFonts w:hint="eastAsia" w:ascii="Arial" w:hAnsi="Arial" w:eastAsia="黑体"/>
          <w:sz w:val="20"/>
        </w:rPr>
        <w:t>.</w:t>
      </w:r>
      <w:r>
        <w:rPr>
          <w:rFonts w:ascii="Arial" w:hAnsi="Arial" w:eastAsia="黑体"/>
          <w:sz w:val="20"/>
        </w:rPr>
        <w:t xml:space="preserve"> the integration structure of the output features of ab module</w:t>
      </w:r>
      <w:bookmarkEnd w:id="8"/>
    </w:p>
    <w:p>
      <w:pPr>
        <w:pStyle w:val="2"/>
        <w:spacing w:line="360" w:lineRule="auto"/>
        <w:jc w:val="center"/>
      </w:pPr>
    </w:p>
    <w:p>
      <w:pPr>
        <w:rPr>
          <w:rFonts w:ascii="华文仿宋" w:hAnsi="华文仿宋" w:eastAsia="华文仿宋"/>
          <w:sz w:val="24"/>
        </w:rPr>
      </w:pPr>
      <w:bookmarkStart w:id="9" w:name="_Hlk75748630"/>
      <w:bookmarkStart w:id="10" w:name="_Hlk75748213"/>
      <w:r>
        <w:rPr>
          <w:rFonts w:ascii="华文仿宋" w:hAnsi="华文仿宋" w:eastAsia="华文仿宋"/>
          <w:sz w:val="24"/>
        </w:rPr>
        <w:t xml:space="preserve">Using </w:t>
      </w:r>
      <m:oMath>
        <m:r>
          <m:rPr>
            <m:sty m:val="p"/>
            <m:scr m:val="script"/>
          </m:rPr>
          <w:rPr>
            <w:rFonts w:ascii="Cambria Math" w:hAnsi="Cambria Math"/>
            <w:sz w:val="24"/>
          </w:rPr>
          <m:t>x</m:t>
        </m:r>
      </m:oMath>
      <w:r>
        <w:rPr>
          <w:rFonts w:hint="eastAsia" w:ascii="华文仿宋" w:hAnsi="华文仿宋" w:eastAsia="华文仿宋"/>
          <w:sz w:val="24"/>
        </w:rPr>
        <w:t xml:space="preserve"> </w:t>
      </w:r>
      <w:r>
        <w:rPr>
          <w:rFonts w:ascii="华文仿宋" w:hAnsi="华文仿宋" w:eastAsia="华文仿宋"/>
          <w:sz w:val="24"/>
        </w:rPr>
        <w:t xml:space="preserve">denotes the input. The original input image is decomposed into basic feature representation </w:t>
      </w:r>
      <m:oMath>
        <m:r>
          <m:rPr>
            <m:sty m:val="p"/>
            <m:scr m:val="script"/>
          </m:rPr>
          <w:rPr>
            <w:rFonts w:ascii="Cambria Math" w:hAnsi="Cambria Math"/>
            <w:sz w:val="24"/>
          </w:rPr>
          <m:t>ℛ</m:t>
        </m:r>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oMath>
      <w:r>
        <w:rPr>
          <w:rFonts w:hint="eastAsia" w:ascii="华文仿宋" w:hAnsi="华文仿宋" w:eastAsia="华文仿宋"/>
          <w:sz w:val="24"/>
        </w:rPr>
        <w:t xml:space="preserve"> </w:t>
      </w:r>
      <w:r>
        <w:rPr>
          <w:rFonts w:ascii="华文仿宋" w:hAnsi="华文仿宋" w:eastAsia="华文仿宋"/>
          <w:sz w:val="24"/>
        </w:rPr>
        <w:t>and advanced feature representation</w:t>
      </w:r>
      <w:r>
        <w:rPr>
          <w:rFonts w:hint="eastAsia" w:hAnsi="Cambria Math"/>
          <w:sz w:val="24"/>
        </w:rPr>
        <w:t xml:space="preserve"> </w:t>
      </w:r>
      <m:oMath>
        <m:sSub>
          <m:sSubPr>
            <m:ctrlPr>
              <w:rPr>
                <w:rFonts w:hint="eastAsia" w:ascii="Cambria Math" w:hAnsi="华文仿宋" w:eastAsia="华文仿宋"/>
                <w:sz w:val="24"/>
              </w:rPr>
            </m:ctrlPr>
          </m:sSubPr>
          <m:e>
            <m:r>
              <m:rPr>
                <m:sty m:val="p"/>
                <m:scr m:val="script"/>
              </m:rPr>
              <w:rPr>
                <w:rFonts w:ascii="Cambria Math" w:hAnsi="Cambria Math"/>
                <w:sz w:val="24"/>
              </w:rPr>
              <m:t>P</m:t>
            </m:r>
            <m:ctrlPr>
              <w:rPr>
                <w:rFonts w:hint="eastAsia" w:ascii="Cambria Math" w:hAnsi="华文仿宋" w:eastAsia="华文仿宋"/>
                <w:sz w:val="24"/>
              </w:rPr>
            </m:ctrlPr>
          </m:e>
          <m:sub>
            <m:r>
              <m:rPr>
                <m:sty m:val="p"/>
                <m:scr m:val="script"/>
              </m:rPr>
              <w:rPr>
                <w:rFonts w:ascii="Cambria Math" w:hAnsi="Cambria Math"/>
                <w:sz w:val="24"/>
              </w:rPr>
              <m:t>i</m:t>
            </m:r>
            <m:ctrlPr>
              <w:rPr>
                <w:rFonts w:hint="eastAsia" w:ascii="Cambria Math" w:hAnsi="华文仿宋" w:eastAsia="华文仿宋"/>
                <w:sz w:val="24"/>
              </w:rPr>
            </m:ctrlPr>
          </m:sub>
        </m:sSub>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r>
          <m:rPr>
            <m:sty m:val="p"/>
          </m:rPr>
          <w:rPr>
            <w:rFonts w:ascii="Cambria Math" w:hAnsi="Cambria Math"/>
            <w:sz w:val="24"/>
          </w:rPr>
          <m:t xml:space="preserve">, where </m:t>
        </m:r>
        <m:r>
          <m:rPr>
            <m:sty m:val="p"/>
            <m:scr m:val="script"/>
          </m:rPr>
          <w:rPr>
            <w:rFonts w:ascii="Cambria Math" w:hAnsi="Cambria Math"/>
            <w:sz w:val="24"/>
          </w:rPr>
          <m:t>i∈</m:t>
        </m:r>
        <m:d>
          <m:dPr>
            <m:ctrlPr>
              <w:rPr>
                <w:rFonts w:ascii="Cambria Math" w:hAnsi="Cambria Math"/>
                <w:sz w:val="24"/>
              </w:rPr>
            </m:ctrlPr>
          </m:dPr>
          <m:e>
            <m:r>
              <m:rPr>
                <m:sty m:val="p"/>
              </m:rPr>
              <w:rPr>
                <w:rFonts w:ascii="Cambria Math" w:hAnsi="Cambria Math" w:cs="Calibri Light"/>
                <w:sz w:val="24"/>
              </w:rPr>
              <m:t>1, 2, 3, 6</m:t>
            </m:r>
            <m:ctrlPr>
              <w:rPr>
                <w:rFonts w:ascii="Cambria Math" w:hAnsi="Cambria Math"/>
                <w:sz w:val="24"/>
              </w:rPr>
            </m:ctrlPr>
          </m:e>
        </m:d>
      </m:oMath>
      <w:r>
        <w:rPr>
          <w:rFonts w:hint="eastAsia" w:ascii="华文仿宋" w:hAnsi="华文仿宋" w:eastAsia="华文仿宋"/>
          <w:sz w:val="24"/>
        </w:rPr>
        <w:t xml:space="preserve">. </w:t>
      </w:r>
      <m:oMath>
        <m:r>
          <m:rPr>
            <m:sty m:val="p"/>
            <m:scr m:val="script"/>
          </m:rPr>
          <w:rPr>
            <w:rFonts w:ascii="Cambria Math" w:hAnsi="Cambria Math"/>
            <w:sz w:val="24"/>
          </w:rPr>
          <m:t>i</m:t>
        </m:r>
      </m:oMath>
      <w:r>
        <w:rPr>
          <w:rFonts w:hint="eastAsia" w:ascii="华文仿宋" w:hAnsi="华文仿宋" w:eastAsia="华文仿宋"/>
          <w:sz w:val="24"/>
        </w:rPr>
        <w:t xml:space="preserve"> </w:t>
      </w:r>
      <w:r>
        <w:rPr>
          <w:rFonts w:ascii="华文仿宋" w:hAnsi="华文仿宋" w:eastAsia="华文仿宋"/>
          <w:sz w:val="24"/>
        </w:rPr>
        <w:t xml:space="preserve">represents the pooling scales in pyramid pooling and can further adjust the feature size parameters for concatenate. And the two kinds of feature maps are concatenate to form the c structure in Figure 2 as </w:t>
      </w:r>
      <m:oMath>
        <m:r>
          <m:rPr>
            <m:sty m:val="p"/>
            <m:scr m:val="script"/>
          </m:rPr>
          <w:rPr>
            <w:rFonts w:ascii="Cambria Math" w:hAnsi="Cambria Math"/>
            <w:sz w:val="24"/>
          </w:rPr>
          <m:t>ℋ</m:t>
        </m:r>
      </m:oMath>
      <w:r>
        <w:rPr>
          <w:rFonts w:ascii="华文仿宋" w:hAnsi="华文仿宋" w:eastAsia="华文仿宋"/>
          <w:sz w:val="24"/>
        </w:rPr>
        <w:t xml:space="preserve">, where </w:t>
      </w:r>
      <m:oMath>
        <m:r>
          <m:rPr>
            <m:sty m:val="p"/>
            <m:scr m:val="double-struck"/>
          </m:rPr>
          <w:rPr>
            <w:rFonts w:ascii="Cambria Math" w:hAnsi="Cambria Math"/>
            <w:sz w:val="24"/>
          </w:rPr>
          <m:t>ℂ</m:t>
        </m:r>
        <m:d>
          <m:dPr>
            <m:ctrlPr>
              <w:rPr>
                <w:rFonts w:ascii="Cambria Math" w:hAnsi="Cambria Math"/>
                <w:sz w:val="24"/>
              </w:rPr>
            </m:ctrlPr>
          </m:dPr>
          <m:e>
            <m:r>
              <m:rPr>
                <m:sty m:val="p"/>
              </m:rPr>
              <w:rPr>
                <w:rFonts w:ascii="Cambria Math" w:hAnsi="Cambria Math"/>
                <w:sz w:val="24"/>
              </w:rPr>
              <m:t>a,b</m:t>
            </m:r>
            <m:ctrlPr>
              <w:rPr>
                <w:rFonts w:ascii="Cambria Math" w:hAnsi="Cambria Math"/>
                <w:sz w:val="24"/>
              </w:rPr>
            </m:ctrlPr>
          </m:e>
        </m:d>
      </m:oMath>
      <w:r>
        <w:rPr>
          <w:rFonts w:hint="eastAsia" w:ascii="华文仿宋" w:hAnsi="华文仿宋" w:eastAsia="华文仿宋"/>
          <w:sz w:val="24"/>
        </w:rPr>
        <w:t xml:space="preserve"> </w:t>
      </w:r>
      <w:r>
        <w:rPr>
          <w:rFonts w:ascii="华文仿宋" w:hAnsi="华文仿宋" w:eastAsia="华文仿宋"/>
          <w:sz w:val="24"/>
        </w:rPr>
        <w:t xml:space="preserve">stands for the concatenate processing. </w:t>
      </w:r>
    </w:p>
    <w:bookmarkEnd w:id="9"/>
    <w:p>
      <w:pPr>
        <w:spacing w:line="360" w:lineRule="auto"/>
        <w:ind w:firstLine="480" w:firstLineChars="200"/>
        <w:jc w:val="left"/>
        <w:rPr>
          <w:rFonts w:hAnsi="Cambria Math"/>
          <w:sz w:val="24"/>
        </w:rPr>
      </w:pPr>
      <w:bookmarkStart w:id="11" w:name="_Hlk75748649"/>
      <m:oMathPara>
        <m:oMath>
          <m:r>
            <m:rPr>
              <m:sty m:val="p"/>
              <m:scr m:val="script"/>
            </m:rPr>
            <w:rPr>
              <w:rFonts w:ascii="Cambria Math" w:hAnsi="Cambria Math"/>
              <w:sz w:val="24"/>
            </w:rPr>
            <m:t>ℋ</m:t>
          </m:r>
          <m:r>
            <m:rPr>
              <m:sty m:val="p"/>
              <m:scr m:val="double-struck"/>
            </m:rPr>
            <w:rPr>
              <w:rFonts w:ascii="Cambria Math" w:hAnsi="Cambria Math"/>
              <w:sz w:val="24"/>
            </w:rPr>
            <m:t>=ℂ</m:t>
          </m:r>
          <m:d>
            <m:dPr>
              <m:begChr m:val="{"/>
              <m:endChr m:val="}"/>
              <m:ctrlPr>
                <w:rPr>
                  <w:rFonts w:ascii="Cambria Math" w:hAnsi="Cambria Math"/>
                  <w:sz w:val="24"/>
                </w:rPr>
              </m:ctrlPr>
            </m:dPr>
            <m:e>
              <m:r>
                <m:rPr>
                  <m:sty m:val="p"/>
                  <m:scr m:val="script"/>
                </m:rPr>
                <w:rPr>
                  <w:rFonts w:ascii="Cambria Math" w:hAnsi="Cambria Math"/>
                  <w:sz w:val="24"/>
                </w:rPr>
                <m:t>ℛ</m:t>
              </m:r>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r>
                <m:rPr>
                  <m:sty m:val="p"/>
                  <m:scr m:val="double-struck"/>
                </m:rPr>
                <w:rPr>
                  <w:rFonts w:ascii="Cambria Math" w:hAnsi="Cambria Math"/>
                  <w:sz w:val="24"/>
                </w:rPr>
                <m:t>,ℂ</m:t>
              </m:r>
              <m:d>
                <m:dPr>
                  <m:ctrlPr>
                    <w:rPr>
                      <w:rFonts w:ascii="Cambria Math" w:hAnsi="Cambria Math"/>
                      <w:sz w:val="24"/>
                    </w:rPr>
                  </m:ctrlPr>
                </m:dPr>
                <m:e>
                  <m:sSub>
                    <m:sSubPr>
                      <m:ctrlPr>
                        <w:rPr>
                          <w:rFonts w:hint="eastAsia" w:ascii="Cambria Math" w:hAnsi="华文仿宋" w:eastAsia="华文仿宋"/>
                          <w:sz w:val="24"/>
                        </w:rPr>
                      </m:ctrlPr>
                    </m:sSubPr>
                    <m:e>
                      <m:r>
                        <m:rPr>
                          <m:sty m:val="p"/>
                          <m:scr m:val="script"/>
                        </m:rPr>
                        <w:rPr>
                          <w:rFonts w:ascii="Cambria Math" w:hAnsi="Cambria Math"/>
                          <w:sz w:val="24"/>
                        </w:rPr>
                        <m:t>P</m:t>
                      </m:r>
                      <m:ctrlPr>
                        <w:rPr>
                          <w:rFonts w:hint="eastAsia" w:ascii="Cambria Math" w:hAnsi="华文仿宋" w:eastAsia="华文仿宋"/>
                          <w:sz w:val="24"/>
                        </w:rPr>
                      </m:ctrlPr>
                    </m:e>
                    <m:sub>
                      <m:r>
                        <m:rPr>
                          <m:sty m:val="p"/>
                          <m:scr m:val="script"/>
                        </m:rPr>
                        <w:rPr>
                          <w:rFonts w:ascii="Cambria Math" w:hAnsi="Cambria Math"/>
                          <w:sz w:val="24"/>
                        </w:rPr>
                        <m:t>i</m:t>
                      </m:r>
                      <m:ctrlPr>
                        <w:rPr>
                          <w:rFonts w:hint="eastAsia" w:ascii="Cambria Math" w:hAnsi="华文仿宋" w:eastAsia="华文仿宋"/>
                          <w:sz w:val="24"/>
                        </w:rPr>
                      </m:ctrlPr>
                    </m:sub>
                  </m:sSub>
                  <m:d>
                    <m:dPr>
                      <m:ctrlPr>
                        <w:rPr>
                          <w:rFonts w:ascii="Cambria Math" w:hAnsi="Cambria Math"/>
                          <w:sz w:val="24"/>
                        </w:rPr>
                      </m:ctrlPr>
                    </m:dPr>
                    <m:e>
                      <m:r>
                        <m:rPr>
                          <m:sty m:val="p"/>
                          <m:scr m:val="script"/>
                        </m:rPr>
                        <w:rPr>
                          <w:rFonts w:ascii="Cambria Math" w:hAnsi="Cambria Math"/>
                          <w:sz w:val="24"/>
                        </w:rPr>
                        <m:t>x</m:t>
                      </m:r>
                      <m:ctrlPr>
                        <w:rPr>
                          <w:rFonts w:ascii="Cambria Math" w:hAnsi="Cambria Math"/>
                          <w:sz w:val="24"/>
                        </w:rPr>
                      </m:ctrlPr>
                    </m:e>
                  </m:d>
                  <m:r>
                    <m:rPr>
                      <m:sty m:val="p"/>
                      <m:scr m:val="script"/>
                    </m:rPr>
                    <w:rPr>
                      <w:rFonts w:ascii="Cambria Math" w:hAnsi="Cambria Math"/>
                      <w:sz w:val="24"/>
                    </w:rPr>
                    <m:t>|i∈</m:t>
                  </m:r>
                  <m:d>
                    <m:dPr>
                      <m:ctrlPr>
                        <w:rPr>
                          <w:rFonts w:ascii="Cambria Math" w:hAnsi="Cambria Math"/>
                          <w:sz w:val="24"/>
                        </w:rPr>
                      </m:ctrlPr>
                    </m:dPr>
                    <m:e>
                      <m:r>
                        <m:rPr>
                          <m:sty m:val="p"/>
                        </m:rPr>
                        <w:rPr>
                          <w:rFonts w:ascii="Cambria Math" w:hAnsi="Cambria Math" w:cs="Calibri Light"/>
                          <w:sz w:val="24"/>
                        </w:rPr>
                        <m:t>1，2，3，6</m:t>
                      </m:r>
                      <m:ctrlPr>
                        <w:rPr>
                          <w:rFonts w:ascii="Cambria Math" w:hAnsi="Cambria Math"/>
                          <w:sz w:val="24"/>
                        </w:rPr>
                      </m:ctrlPr>
                    </m:e>
                  </m:d>
                  <m:ctrlPr>
                    <w:rPr>
                      <w:rFonts w:ascii="Cambria Math" w:hAnsi="Cambria Math"/>
                      <w:sz w:val="24"/>
                    </w:rPr>
                  </m:ctrlPr>
                </m:e>
              </m:d>
              <m:ctrlPr>
                <w:rPr>
                  <w:rFonts w:ascii="Cambria Math" w:hAnsi="Cambria Math"/>
                  <w:sz w:val="24"/>
                </w:rPr>
              </m:ctrlPr>
            </m:e>
          </m:d>
        </m:oMath>
      </m:oMathPara>
    </w:p>
    <w:bookmarkEnd w:id="11"/>
    <w:p>
      <w:pPr>
        <w:rPr>
          <w:rFonts w:ascii="华文仿宋" w:hAnsi="华文仿宋" w:eastAsia="华文仿宋"/>
          <w:sz w:val="24"/>
        </w:rPr>
      </w:pPr>
      <w:commentRangeStart w:id="18"/>
      <w:bookmarkStart w:id="12" w:name="_Hlk75748663"/>
      <w:r>
        <w:rPr>
          <w:rFonts w:ascii="华文仿宋" w:hAnsi="华文仿宋" w:eastAsia="华文仿宋"/>
          <w:sz w:val="24"/>
        </w:rPr>
        <w:t xml:space="preserve">After that, the </w:t>
      </w:r>
      <w:bookmarkStart w:id="13" w:name="_Hlk75537672"/>
      <w:r>
        <w:rPr>
          <w:rFonts w:ascii="华文仿宋" w:hAnsi="华文仿宋" w:eastAsia="华文仿宋"/>
          <w:sz w:val="24"/>
        </w:rPr>
        <w:t>concatenate</w:t>
      </w:r>
      <w:r>
        <w:rPr>
          <w:rFonts w:hint="eastAsia" w:ascii="华文仿宋" w:hAnsi="华文仿宋" w:eastAsia="华文仿宋"/>
          <w:sz w:val="24"/>
        </w:rPr>
        <w:t>d</w:t>
      </w:r>
      <w:r>
        <w:rPr>
          <w:rFonts w:ascii="华文仿宋" w:hAnsi="华文仿宋" w:eastAsia="华文仿宋"/>
          <w:sz w:val="24"/>
        </w:rPr>
        <w:t xml:space="preserve"> </w:t>
      </w:r>
      <w:bookmarkEnd w:id="13"/>
      <w:r>
        <w:rPr>
          <w:rFonts w:ascii="华文仿宋" w:hAnsi="华文仿宋" w:eastAsia="华文仿宋"/>
          <w:sz w:val="24"/>
        </w:rPr>
        <w:t>feature layers are processed, predicted and colored to output the segmentation results. As shown in Figure 4, the concatenate</w:t>
      </w:r>
      <w:r>
        <w:rPr>
          <w:rFonts w:hint="eastAsia" w:ascii="华文仿宋" w:hAnsi="华文仿宋" w:eastAsia="华文仿宋"/>
          <w:sz w:val="24"/>
        </w:rPr>
        <w:t>d</w:t>
      </w:r>
      <w:r>
        <w:rPr>
          <w:rFonts w:ascii="华文仿宋" w:hAnsi="华文仿宋" w:eastAsia="华文仿宋"/>
          <w:sz w:val="24"/>
        </w:rPr>
        <w:t xml:space="preserve"> features are sent through a bottleneck layer to adjust the number of channels, then each pixel is predicted through a softmax function and colored. The final segmentation results are shown as the output in Fig. 3.</w:t>
      </w:r>
      <w:commentRangeEnd w:id="18"/>
      <w:r>
        <w:rPr>
          <w:rStyle w:val="13"/>
        </w:rPr>
        <w:commentReference w:id="18"/>
      </w:r>
    </w:p>
    <w:bookmarkEnd w:id="10"/>
    <w:bookmarkEnd w:id="12"/>
    <w:p>
      <w:pPr>
        <w:rPr>
          <w:rFonts w:ascii="华文仿宋" w:hAnsi="华文仿宋" w:eastAsia="华文仿宋"/>
          <w:sz w:val="24"/>
        </w:rPr>
      </w:pPr>
    </w:p>
    <w:p>
      <w:pPr>
        <w:spacing w:line="360" w:lineRule="auto"/>
        <w:ind w:firstLine="480" w:firstLineChars="200"/>
        <w:jc w:val="left"/>
        <w:rPr>
          <w:rFonts w:ascii="华文仿宋" w:hAnsi="华文仿宋" w:eastAsia="华文仿宋"/>
          <w:sz w:val="24"/>
        </w:rPr>
      </w:pPr>
    </w:p>
    <w:p>
      <w:pPr>
        <w:spacing w:line="360" w:lineRule="auto"/>
        <w:ind w:firstLine="480" w:firstLineChars="200"/>
        <w:jc w:val="center"/>
        <w:rPr>
          <w:rFonts w:ascii="华文仿宋" w:hAnsi="华文仿宋" w:eastAsia="华文仿宋"/>
          <w:sz w:val="24"/>
        </w:rPr>
      </w:pPr>
      <w:del w:id="85" w:author="嶒棚文" w:date="2021-06-29T13:54:44Z">
        <w:r>
          <w:rPr>
            <w:rFonts w:hint="eastAsia" w:ascii="华文仿宋" w:hAnsi="华文仿宋" w:eastAsia="华文仿宋"/>
            <w:sz w:val="24"/>
          </w:rPr>
          <w:drawing>
            <wp:inline distT="0" distB="0" distL="114300" distR="114300">
              <wp:extent cx="2317115" cy="2332990"/>
              <wp:effectExtent l="0" t="0" r="6985" b="10160"/>
              <wp:docPr id="3" name="图片 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3"/>
                      <pic:cNvPicPr>
                        <a:picLocks noChangeAspect="1"/>
                      </pic:cNvPicPr>
                    </pic:nvPicPr>
                    <pic:blipFill>
                      <a:blip r:embed="rId11"/>
                      <a:stretch>
                        <a:fillRect/>
                      </a:stretch>
                    </pic:blipFill>
                    <pic:spPr>
                      <a:xfrm>
                        <a:off x="0" y="0"/>
                        <a:ext cx="2317115" cy="2332990"/>
                      </a:xfrm>
                      <a:prstGeom prst="rect">
                        <a:avLst/>
                      </a:prstGeom>
                    </pic:spPr>
                  </pic:pic>
                </a:graphicData>
              </a:graphic>
            </wp:inline>
          </w:drawing>
        </w:r>
      </w:del>
      <w:ins w:id="87" w:author="嶒棚文" w:date="2021-06-29T13:54:44Z">
        <w:r>
          <w:rPr>
            <w:rFonts w:hint="eastAsia" w:ascii="华文仿宋" w:hAnsi="华文仿宋" w:eastAsia="华文仿宋"/>
            <w:sz w:val="24"/>
          </w:rPr>
          <w:drawing>
            <wp:inline distT="0" distB="0" distL="114300" distR="114300">
              <wp:extent cx="2317115" cy="2077085"/>
              <wp:effectExtent l="0" t="0" r="6985" b="18415"/>
              <wp:docPr id="22" name="图片 22" descr="C:\Users\Administrator\Desktop\Paper_files\Pictures\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Paper_files\Pictures\图片3.png图片3"/>
                      <pic:cNvPicPr>
                        <a:picLocks noChangeAspect="1"/>
                      </pic:cNvPicPr>
                    </pic:nvPicPr>
                    <pic:blipFill>
                      <a:blip r:embed="rId12"/>
                      <a:srcRect/>
                      <a:stretch>
                        <a:fillRect/>
                      </a:stretch>
                    </pic:blipFill>
                    <pic:spPr>
                      <a:xfrm>
                        <a:off x="0" y="0"/>
                        <a:ext cx="2317115" cy="2077085"/>
                      </a:xfrm>
                      <a:prstGeom prst="rect">
                        <a:avLst/>
                      </a:prstGeom>
                    </pic:spPr>
                  </pic:pic>
                </a:graphicData>
              </a:graphic>
            </wp:inline>
          </w:drawing>
        </w:r>
      </w:ins>
    </w:p>
    <w:p>
      <w:pPr>
        <w:rPr>
          <w:rFonts w:ascii="Arial" w:hAnsi="Arial" w:eastAsia="黑体"/>
          <w:sz w:val="20"/>
        </w:rPr>
      </w:pPr>
      <w:commentRangeStart w:id="19"/>
      <w:r>
        <w:t xml:space="preserve">图 </w:t>
      </w:r>
      <w:r>
        <w:fldChar w:fldCharType="begin"/>
      </w:r>
      <w:r>
        <w:instrText xml:space="preserve"> SEQ 图 \* ARABIC </w:instrText>
      </w:r>
      <w:r>
        <w:fldChar w:fldCharType="separate"/>
      </w:r>
      <w:ins w:id="89" w:author="嶒棚文" w:date="2021-06-29T14:46:34Z">
        <w:r>
          <w:rPr/>
          <w:t>4</w:t>
        </w:r>
      </w:ins>
      <w:del w:id="90" w:author="嶒棚文" w:date="2021-06-29T14:46:34Z">
        <w:r>
          <w:rPr/>
          <w:delText>4</w:delText>
        </w:r>
      </w:del>
      <w:r>
        <w:fldChar w:fldCharType="end"/>
      </w:r>
      <w:r>
        <w:rPr>
          <w:rFonts w:hint="eastAsia"/>
        </w:rPr>
        <w:t xml:space="preserve"> 图示为特征堆叠完成后的降维和预测步骤</w:t>
      </w:r>
      <w:commentRangeEnd w:id="19"/>
      <w:r>
        <w:rPr>
          <w:rStyle w:val="13"/>
        </w:rPr>
        <w:commentReference w:id="19"/>
      </w:r>
      <w:r>
        <w:t xml:space="preserve"> </w:t>
      </w:r>
      <w:bookmarkStart w:id="14" w:name="_Hlk75795637"/>
      <w:r>
        <w:rPr>
          <w:rFonts w:ascii="Arial" w:hAnsi="Arial" w:eastAsia="黑体"/>
          <w:sz w:val="20"/>
        </w:rPr>
        <w:t>The dimensionality reduction and prediction steps after feature concatenating</w:t>
      </w:r>
      <w:bookmarkEnd w:id="14"/>
    </w:p>
    <w:p>
      <w:pPr>
        <w:pStyle w:val="2"/>
        <w:spacing w:line="360" w:lineRule="auto"/>
        <w:ind w:firstLine="480" w:firstLineChars="200"/>
        <w:jc w:val="center"/>
        <w:rPr>
          <w:rFonts w:ascii="华文仿宋" w:hAnsi="华文仿宋"/>
          <w:sz w:val="24"/>
        </w:rPr>
      </w:pPr>
    </w:p>
    <w:p>
      <w:pPr>
        <w:spacing w:line="360" w:lineRule="auto"/>
        <w:rPr>
          <w:rFonts w:ascii="华文仿宋" w:hAnsi="华文仿宋" w:eastAsia="华文仿宋"/>
          <w:sz w:val="28"/>
          <w:szCs w:val="28"/>
        </w:rPr>
      </w:pPr>
      <w:r>
        <w:rPr>
          <w:rFonts w:hint="eastAsia" w:ascii="华文仿宋" w:hAnsi="华文仿宋" w:eastAsia="华文仿宋"/>
          <w:sz w:val="28"/>
          <w:szCs w:val="28"/>
        </w:rPr>
        <w:t xml:space="preserve">b </w:t>
      </w:r>
      <w:bookmarkStart w:id="15" w:name="_Hlk75748698"/>
      <w:r>
        <w:rPr>
          <w:rFonts w:hint="eastAsia" w:ascii="华文仿宋" w:hAnsi="华文仿宋" w:eastAsia="华文仿宋"/>
          <w:sz w:val="28"/>
          <w:szCs w:val="28"/>
        </w:rPr>
        <w:t>Classifier</w:t>
      </w:r>
      <w:bookmarkEnd w:id="15"/>
    </w:p>
    <w:p>
      <w:pPr>
        <w:rPr>
          <w:rFonts w:ascii="华文仿宋" w:hAnsi="华文仿宋" w:eastAsia="华文仿宋"/>
          <w:sz w:val="24"/>
        </w:rPr>
      </w:pPr>
      <w:commentRangeStart w:id="20"/>
      <w:bookmarkStart w:id="16" w:name="_Hlk75748716"/>
      <w:r>
        <w:rPr>
          <w:rFonts w:ascii="华文仿宋" w:hAnsi="华文仿宋" w:eastAsia="华文仿宋"/>
          <w:sz w:val="24"/>
        </w:rPr>
        <w:t xml:space="preserve">As mentioned </w:t>
      </w:r>
      <w:r>
        <w:rPr>
          <w:rFonts w:hint="eastAsia" w:ascii="华文仿宋" w:hAnsi="华文仿宋" w:eastAsia="华文仿宋"/>
          <w:sz w:val="24"/>
        </w:rPr>
        <w:t>previously</w:t>
      </w:r>
      <w:r>
        <w:rPr>
          <w:rFonts w:ascii="华文仿宋" w:hAnsi="华文仿宋" w:eastAsia="华文仿宋"/>
          <w:sz w:val="24"/>
        </w:rPr>
        <w:t>, we add a classifier to acquire</w:t>
      </w:r>
      <w:r>
        <w:rPr>
          <w:rFonts w:hint="eastAsia" w:ascii="华文仿宋" w:hAnsi="华文仿宋" w:eastAsia="华文仿宋"/>
          <w:sz w:val="24"/>
        </w:rPr>
        <w:t xml:space="preserve"> the</w:t>
      </w:r>
      <w:r>
        <w:rPr>
          <w:rFonts w:ascii="华文仿宋" w:hAnsi="华文仿宋" w:eastAsia="华文仿宋"/>
          <w:sz w:val="24"/>
        </w:rPr>
        <w:t xml:space="preserve"> UPJO pathological grading. In traditional classification networks, the pooling layer </w:t>
      </w:r>
      <w:r>
        <w:rPr>
          <w:rFonts w:hint="eastAsia" w:ascii="华文仿宋" w:hAnsi="华文仿宋" w:eastAsia="华文仿宋"/>
          <w:sz w:val="24"/>
        </w:rPr>
        <w:t>employ</w:t>
      </w:r>
      <w:r>
        <w:rPr>
          <w:rFonts w:ascii="华文仿宋" w:hAnsi="华文仿宋" w:eastAsia="华文仿宋"/>
          <w:sz w:val="24"/>
        </w:rPr>
        <w:t>s the down</w:t>
      </w:r>
      <w:r>
        <w:rPr>
          <w:rFonts w:hint="eastAsia" w:ascii="华文仿宋" w:hAnsi="华文仿宋" w:eastAsia="华文仿宋"/>
          <w:sz w:val="24"/>
        </w:rPr>
        <w:t>-</w:t>
      </w:r>
      <w:r>
        <w:rPr>
          <w:rFonts w:ascii="华文仿宋" w:hAnsi="华文仿宋" w:eastAsia="华文仿宋"/>
          <w:sz w:val="24"/>
        </w:rPr>
        <w:t xml:space="preserve">sampling to decompose images to reduce the total amount of calculation, which however </w:t>
      </w:r>
      <w:r>
        <w:rPr>
          <w:rFonts w:hint="eastAsia" w:ascii="华文仿宋" w:hAnsi="华文仿宋" w:eastAsia="华文仿宋"/>
          <w:sz w:val="24"/>
        </w:rPr>
        <w:t>result</w:t>
      </w:r>
      <w:r>
        <w:rPr>
          <w:rFonts w:ascii="华文仿宋" w:hAnsi="华文仿宋" w:eastAsia="华文仿宋"/>
          <w:sz w:val="24"/>
        </w:rPr>
        <w:t xml:space="preserve">s </w:t>
      </w:r>
      <w:r>
        <w:rPr>
          <w:rFonts w:hint="eastAsia" w:ascii="华文仿宋" w:hAnsi="华文仿宋" w:eastAsia="华文仿宋"/>
          <w:sz w:val="24"/>
        </w:rPr>
        <w:t>in</w:t>
      </w:r>
      <w:r>
        <w:rPr>
          <w:rFonts w:ascii="华文仿宋" w:hAnsi="华文仿宋" w:eastAsia="华文仿宋"/>
          <w:sz w:val="24"/>
        </w:rPr>
        <w:t xml:space="preserve"> the loss of information. Since both wavelet transformation and its inverse operation are reversible thus </w:t>
      </w:r>
      <w:r>
        <w:rPr>
          <w:rFonts w:hint="eastAsia" w:ascii="华文仿宋" w:hAnsi="华文仿宋" w:eastAsia="华文仿宋"/>
          <w:sz w:val="24"/>
        </w:rPr>
        <w:t>guarantee</w:t>
      </w:r>
      <w:r>
        <w:rPr>
          <w:rFonts w:ascii="华文仿宋" w:hAnsi="华文仿宋" w:eastAsia="华文仿宋"/>
          <w:sz w:val="24"/>
        </w:rPr>
        <w:t xml:space="preserve"> </w:t>
      </w:r>
      <w:r>
        <w:rPr>
          <w:rFonts w:hint="eastAsia" w:ascii="华文仿宋" w:hAnsi="华文仿宋" w:eastAsia="华文仿宋"/>
          <w:sz w:val="24"/>
        </w:rPr>
        <w:t>no</w:t>
      </w:r>
      <w:r>
        <w:rPr>
          <w:rFonts w:ascii="华文仿宋" w:hAnsi="华文仿宋" w:eastAsia="华文仿宋"/>
          <w:sz w:val="24"/>
        </w:rPr>
        <w:t xml:space="preserve"> information loss, t</w:t>
      </w:r>
      <w:r>
        <w:rPr>
          <w:rFonts w:hint="eastAsia" w:ascii="华文仿宋" w:hAnsi="华文仿宋" w:eastAsia="华文仿宋"/>
          <w:sz w:val="24"/>
        </w:rPr>
        <w:t>o</w:t>
      </w:r>
      <w:r>
        <w:rPr>
          <w:rFonts w:ascii="华文仿宋" w:hAnsi="华文仿宋" w:eastAsia="华文仿宋"/>
          <w:sz w:val="24"/>
        </w:rPr>
        <w:t xml:space="preserve"> reduce the complexity without losing information, Discrete Wavelet Transformation (DWT), which is deemed as an effective operator to decompose images and obtain the desired frequency-domain information, is utilized to the classifier to replace the traditional pooling layer. </w:t>
      </w:r>
      <w:commentRangeEnd w:id="20"/>
      <w:r>
        <w:rPr>
          <w:rStyle w:val="13"/>
        </w:rPr>
        <w:commentReference w:id="20"/>
      </w:r>
    </w:p>
    <w:bookmarkEnd w:id="16"/>
    <w:p>
      <w:pPr>
        <w:spacing w:line="360" w:lineRule="auto"/>
        <w:ind w:firstLine="480" w:firstLineChars="200"/>
        <w:jc w:val="left"/>
        <w:rPr>
          <w:rFonts w:ascii="华文仿宋" w:hAnsi="华文仿宋" w:eastAsia="华文仿宋"/>
          <w:sz w:val="24"/>
        </w:rPr>
      </w:pPr>
      <w:bookmarkStart w:id="17" w:name="_Hlk75748727"/>
      <w:commentRangeStart w:id="21"/>
      <w:r>
        <w:rPr>
          <w:rFonts w:ascii="华文仿宋" w:hAnsi="华文仿宋" w:eastAsia="华文仿宋"/>
          <w:sz w:val="24"/>
        </w:rPr>
        <w:t xml:space="preserve">For better understanding of the process in the two-dimensional (2D) wavelet transformation, we start with the one-dimensional (1D) ones. First, we define two basic functions, a wavelet function </w:t>
      </w:r>
      <m:oMath>
        <m:r>
          <m:rPr>
            <m:sty m:val="p"/>
          </m:rPr>
          <w:rPr>
            <w:rFonts w:ascii="Cambria Math" w:hAnsi="Cambria Math"/>
            <w:sz w:val="24"/>
          </w:rPr>
          <m:t>Ψ</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hint="eastAsia" w:ascii="华文仿宋" w:hAnsi="华文仿宋" w:eastAsia="华文仿宋"/>
          <w:sz w:val="24"/>
        </w:rPr>
        <w:t xml:space="preserve"> </w:t>
      </w:r>
      <w:r>
        <w:rPr>
          <w:rFonts w:ascii="华文仿宋" w:hAnsi="华文仿宋" w:eastAsia="华文仿宋"/>
          <w:sz w:val="24"/>
        </w:rPr>
        <w:t xml:space="preserve">and a scale function </w:t>
      </w:r>
      <m:oMath>
        <m:r>
          <m:rPr>
            <m:sty m:val="p"/>
          </m:rPr>
          <w:rPr>
            <w:rFonts w:ascii="Cambria Math" w:hAnsi="Cambria Math"/>
            <w:sz w:val="24"/>
          </w:rPr>
          <m:t>φ</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ascii="华文仿宋" w:hAnsi="华文仿宋" w:eastAsia="华文仿宋"/>
          <w:sz w:val="24"/>
        </w:rPr>
        <w:t xml:space="preserve">. For 1D discrete sequence </w:t>
      </w:r>
      <m:oMath>
        <m:r>
          <m:rPr/>
          <w:rPr>
            <w:rFonts w:ascii="Cambria Math" w:hAnsi="华文仿宋" w:eastAsia="华文仿宋"/>
            <w:sz w:val="24"/>
          </w:rPr>
          <m:t>f</m:t>
        </m:r>
        <m:d>
          <m:dPr>
            <m:ctrlPr>
              <w:rPr>
                <w:rFonts w:ascii="Cambria Math" w:hAnsi="华文仿宋" w:eastAsia="华文仿宋"/>
                <w:i/>
                <w:sz w:val="24"/>
              </w:rPr>
            </m:ctrlPr>
          </m:dPr>
          <m:e>
            <m:r>
              <m:rPr/>
              <w:rPr>
                <w:rFonts w:ascii="Cambria Math" w:hAnsi="华文仿宋" w:eastAsia="华文仿宋"/>
                <w:sz w:val="24"/>
              </w:rPr>
              <m:t>n</m:t>
            </m:r>
            <m:ctrlPr>
              <w:rPr>
                <w:rFonts w:ascii="Cambria Math" w:hAnsi="华文仿宋" w:eastAsia="华文仿宋"/>
                <w:i/>
                <w:sz w:val="24"/>
              </w:rPr>
            </m:ctrlPr>
          </m:e>
        </m:d>
      </m:oMath>
      <w:r>
        <w:rPr>
          <w:rFonts w:hint="eastAsia" w:ascii="华文仿宋" w:hAnsi="华文仿宋" w:eastAsia="华文仿宋"/>
          <w:sz w:val="24"/>
        </w:rPr>
        <w:t>,</w:t>
      </w:r>
      <w:r>
        <w:rPr>
          <w:rFonts w:ascii="华文仿宋" w:hAnsi="华文仿宋" w:eastAsia="华文仿宋"/>
          <w:sz w:val="24"/>
        </w:rPr>
        <w:t xml:space="preserve"> its</w:t>
      </w:r>
      <w:commentRangeStart w:id="22"/>
      <w:r>
        <w:rPr>
          <w:rFonts w:ascii="华文仿宋" w:hAnsi="华文仿宋" w:eastAsia="华文仿宋"/>
          <w:sz w:val="24"/>
        </w:rPr>
        <w:t xml:space="preserve"> forward discrete wavelet series expansion coefficient</w:t>
      </w:r>
      <w:commentRangeEnd w:id="22"/>
      <w:r>
        <w:rPr>
          <w:rStyle w:val="13"/>
        </w:rPr>
        <w:commentReference w:id="22"/>
      </w:r>
      <w:r>
        <w:rPr>
          <w:rFonts w:ascii="华文仿宋" w:hAnsi="华文仿宋" w:eastAsia="华文仿宋"/>
          <w:sz w:val="24"/>
        </w:rPr>
        <w:t xml:space="preserve"> is</w:t>
      </w:r>
      <w:commentRangeEnd w:id="21"/>
      <w:r>
        <w:rPr>
          <w:rStyle w:val="13"/>
        </w:rPr>
        <w:commentReference w:id="21"/>
      </w:r>
    </w:p>
    <w:bookmarkEnd w:id="17"/>
    <w:p>
      <w:pPr>
        <w:spacing w:line="360" w:lineRule="auto"/>
        <w:jc w:val="center"/>
        <w:rPr>
          <w:rFonts w:hAnsi="Cambria Math"/>
          <w:sz w:val="24"/>
        </w:rPr>
      </w:pPr>
      <m:oMathPara>
        <m:oMath>
          <m:sSub>
            <w:bookmarkStart w:id="18" w:name="_Hlk75748751"/>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φ</m:t>
              </m:r>
              <m:ctrlPr>
                <w:rPr>
                  <w:rFonts w:ascii="Cambria Math" w:hAnsi="Cambria Math"/>
                  <w:i/>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m:t>
                  </m:r>
                  <m:ctrlPr>
                    <w:rPr>
                      <w:rFonts w:ascii="Cambria Math" w:hAnsi="Cambria Math"/>
                      <w:i/>
                      <w:sz w:val="24"/>
                    </w:rPr>
                  </m:ctrlPr>
                </m:e>
              </m:rad>
              <m:ctrlPr>
                <w:rPr>
                  <w:rFonts w:ascii="Cambria Math" w:hAnsi="Cambria Math"/>
                  <w:i/>
                  <w:sz w:val="24"/>
                </w:rPr>
              </m:ctrlPr>
            </m:den>
          </m:f>
          <m:nary>
            <m:naryPr>
              <m:chr m:val="∑"/>
              <m:limLoc m:val="undOvr"/>
              <m:supHide m:val="1"/>
              <m:ctrlPr>
                <w:rPr>
                  <w:rFonts w:ascii="Cambria Math" w:hAnsi="Cambria Math"/>
                  <w:i/>
                  <w:sz w:val="24"/>
                </w:rPr>
              </m:ctrlPr>
            </m:naryPr>
            <m:sub>
              <m:r>
                <m:rPr/>
                <w:rPr>
                  <w:rFonts w:ascii="Cambria Math" w:hAnsi="Cambria Math"/>
                  <w:sz w:val="24"/>
                </w:rPr>
                <m:t>n</m:t>
              </m:r>
              <m:ctrlPr>
                <w:rPr>
                  <w:rFonts w:ascii="Cambria Math" w:hAnsi="Cambria Math"/>
                  <w:i/>
                  <w:sz w:val="24"/>
                </w:rPr>
              </m:ctrlPr>
            </m:sub>
            <m:sup>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nary>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r>
            <m:rPr/>
            <w:rPr>
              <w:rFonts w:ascii="Cambria Math" w:hAnsi="Cambria Math"/>
              <w:sz w:val="24"/>
            </w:rPr>
            <m:t>,j=0,1,</m:t>
          </m:r>
          <m:r>
            <m:rPr/>
            <w:rPr>
              <w:rFonts w:hint="eastAsia" w:ascii="Cambria Math" w:hAnsi="Cambria Math"/>
              <w:sz w:val="24"/>
            </w:rPr>
            <m:t>···</m:t>
          </m:r>
          <m:r>
            <m:rPr/>
            <w:rPr>
              <w:rFonts w:ascii="Cambria Math" w:hAnsi="Cambria Math"/>
              <w:sz w:val="24"/>
            </w:rPr>
            <m:t>,J−1</m:t>
          </m:r>
        </m:oMath>
      </m:oMathPara>
    </w:p>
    <w:p>
      <w:pPr>
        <w:spacing w:line="360" w:lineRule="auto"/>
        <w:jc w:val="center"/>
        <w:rPr>
          <w:rFonts w:hAnsi="Cambria Math"/>
          <w:sz w:val="24"/>
        </w:rPr>
      </w:pPr>
      <m:oMathPara>
        <m:oMath>
          <m:sSub>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Ψ</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j,k</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m:t>
                  </m:r>
                  <m:ctrlPr>
                    <w:rPr>
                      <w:rFonts w:ascii="Cambria Math" w:hAnsi="Cambria Math"/>
                      <w:i/>
                      <w:sz w:val="24"/>
                    </w:rPr>
                  </m:ctrlPr>
                </m:e>
              </m:rad>
              <m:ctrlPr>
                <w:rPr>
                  <w:rFonts w:ascii="Cambria Math" w:hAnsi="Cambria Math"/>
                  <w:i/>
                  <w:sz w:val="24"/>
                </w:rPr>
              </m:ctrlPr>
            </m:den>
          </m:f>
          <m:nary>
            <m:naryPr>
              <m:chr m:val="∑"/>
              <m:limLoc m:val="undOvr"/>
              <m:supHide m:val="1"/>
              <m:ctrlPr>
                <w:rPr>
                  <w:rFonts w:ascii="Cambria Math" w:hAnsi="Cambria Math"/>
                  <w:i/>
                  <w:sz w:val="24"/>
                </w:rPr>
              </m:ctrlPr>
            </m:naryPr>
            <m:sub>
              <m:r>
                <m:rPr/>
                <w:rPr>
                  <w:rFonts w:ascii="Cambria Math" w:hAnsi="Cambria Math"/>
                  <w:sz w:val="24"/>
                </w:rPr>
                <m:t>n</m:t>
              </m:r>
              <m:ctrlPr>
                <w:rPr>
                  <w:rFonts w:ascii="Cambria Math" w:hAnsi="Cambria Math"/>
                  <w:i/>
                  <w:sz w:val="24"/>
                </w:rPr>
              </m:ctrlPr>
            </m:sub>
            <m:sup>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nary>
          <m:sSub>
            <m:sSubPr>
              <m:ctrlPr>
                <w:rPr>
                  <w:rFonts w:ascii="Cambria Math" w:hAnsi="Cambria Math"/>
                  <w:i/>
                  <w:sz w:val="24"/>
                </w:rPr>
              </m:ctrlPr>
            </m:sSubPr>
            <m:e>
              <m:r>
                <m:rPr>
                  <m:sty m:val="p"/>
                </m:rPr>
                <w:rPr>
                  <w:rFonts w:ascii="Cambria Math" w:hAnsi="Cambria Math"/>
                  <w:sz w:val="24"/>
                </w:rPr>
                <m:t>Ψ</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r>
            <m:rPr/>
            <w:rPr>
              <w:rFonts w:ascii="Cambria Math" w:hAnsi="Cambria Math"/>
              <w:sz w:val="24"/>
            </w:rPr>
            <m:t>,   j≥</m:t>
          </m:r>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m:oMathPara>
    </w:p>
    <w:bookmarkEnd w:id="18"/>
    <w:p>
      <w:pPr>
        <w:spacing w:line="360" w:lineRule="auto"/>
        <w:ind w:firstLine="480" w:firstLineChars="200"/>
        <w:rPr>
          <w:rFonts w:ascii="华文仿宋" w:hAnsi="华文仿宋" w:eastAsia="华文仿宋"/>
          <w:sz w:val="24"/>
        </w:rPr>
      </w:pPr>
      <w:bookmarkStart w:id="19" w:name="_Hlk75748764"/>
      <w:r>
        <w:rPr>
          <w:rFonts w:ascii="华文仿宋" w:hAnsi="华文仿宋" w:eastAsia="华文仿宋"/>
          <w:sz w:val="24"/>
        </w:rPr>
        <w:t>I</w:t>
      </w:r>
      <w:r>
        <w:rPr>
          <w:rFonts w:hint="eastAsia" w:ascii="华文仿宋" w:hAnsi="华文仿宋" w:eastAsia="华文仿宋"/>
          <w:sz w:val="24"/>
        </w:rPr>
        <w:t>n</w:t>
      </w:r>
      <w:r>
        <w:rPr>
          <w:rFonts w:ascii="华文仿宋" w:hAnsi="华文仿宋" w:eastAsia="华文仿宋"/>
          <w:sz w:val="24"/>
        </w:rPr>
        <w:t xml:space="preserve"> the above equations</w:t>
      </w:r>
      <w:r>
        <w:rPr>
          <w:rFonts w:hint="eastAsia" w:ascii="华文仿宋" w:hAnsi="华文仿宋" w:eastAsia="华文仿宋"/>
          <w:sz w:val="24"/>
        </w:rPr>
        <w:t>,</w:t>
      </w:r>
      <w:r>
        <w:rPr>
          <w:rFonts w:ascii="华文仿宋" w:hAnsi="华文仿宋" w:eastAsia="华文仿宋"/>
          <w:sz w:val="24"/>
        </w:rPr>
        <w:t xml:space="preserve"> </w:t>
      </w:r>
      <m:oMath>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r>
          <m:rPr/>
          <w:rPr>
            <w:rFonts w:ascii="Cambria Math" w:hAnsi="Cambria Math"/>
            <w:sz w:val="24"/>
          </w:rPr>
          <m:t xml:space="preserve"> </m:t>
        </m:r>
      </m:oMath>
      <w:r>
        <w:rPr>
          <w:rFonts w:hint="eastAsia" w:ascii="华文仿宋" w:hAnsi="华文仿宋" w:eastAsia="华文仿宋"/>
          <w:sz w:val="24"/>
        </w:rPr>
        <w:t xml:space="preserve"> a</w:t>
      </w:r>
      <w:r>
        <w:rPr>
          <w:rFonts w:ascii="华文仿宋" w:hAnsi="华文仿宋" w:eastAsia="华文仿宋"/>
          <w:sz w:val="24"/>
        </w:rPr>
        <w:t>nd</w:t>
      </w:r>
      <w:r>
        <w:rPr>
          <w:rFonts w:hint="eastAsia" w:ascii="华文仿宋" w:hAnsi="华文仿宋" w:eastAsia="华文仿宋"/>
          <w:sz w:val="24"/>
        </w:rPr>
        <w:t xml:space="preserve"> </w:t>
      </w:r>
      <m:oMath>
        <m:sSub>
          <m:sSubPr>
            <m:ctrlPr>
              <w:rPr>
                <w:rFonts w:ascii="Cambria Math" w:hAnsi="Cambria Math"/>
                <w:i/>
                <w:sz w:val="24"/>
              </w:rPr>
            </m:ctrlPr>
          </m:sSubPr>
          <m:e>
            <m:r>
              <m:rPr>
                <m:sty m:val="p"/>
              </m:rPr>
              <w:rPr>
                <w:rFonts w:ascii="Cambria Math" w:hAnsi="Cambria Math"/>
                <w:sz w:val="24"/>
              </w:rPr>
              <m:t>Ψ</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oMath>
      <w:r>
        <w:rPr>
          <w:rFonts w:hint="eastAsia" w:hAnsi="Cambria Math"/>
          <w:sz w:val="24"/>
        </w:rPr>
        <w:t xml:space="preserve"> </w:t>
      </w:r>
      <w:r>
        <w:rPr>
          <w:rFonts w:hAnsi="Cambria Math"/>
          <w:sz w:val="24"/>
        </w:rPr>
        <w:t xml:space="preserve">are samples that use </w:t>
      </w:r>
      <m:oMath>
        <m:r>
          <m:rPr/>
          <w:rPr>
            <w:rFonts w:ascii="Cambria Math" w:hAnsi="Cambria Math"/>
            <w:sz w:val="24"/>
          </w:rPr>
          <m:t>M</m:t>
        </m:r>
      </m:oMath>
      <w:r>
        <w:rPr>
          <w:rFonts w:hint="eastAsia" w:hAnsi="Cambria Math"/>
          <w:sz w:val="24"/>
        </w:rPr>
        <w:t xml:space="preserve"> </w:t>
      </w:r>
      <w:r>
        <w:rPr>
          <w:rFonts w:hAnsi="Cambria Math"/>
          <w:sz w:val="24"/>
        </w:rPr>
        <w:t xml:space="preserve">equal intervals on the support region of the basis function on the </w:t>
      </w:r>
      <m:oMath>
        <m:r>
          <m:rPr/>
          <w:rPr>
            <w:rFonts w:ascii="Cambria Math" w:hAnsi="Cambria Math"/>
            <w:sz w:val="24"/>
          </w:rPr>
          <m:t>J</m:t>
        </m:r>
      </m:oMath>
      <w:r>
        <w:rPr>
          <w:rFonts w:hint="eastAsia" w:hAnsi="Cambria Math"/>
          <w:sz w:val="24"/>
        </w:rPr>
        <w:t xml:space="preserve"> </w:t>
      </w:r>
      <w:r>
        <w:rPr>
          <w:rFonts w:hAnsi="Cambria Math"/>
          <w:sz w:val="24"/>
        </w:rPr>
        <w:t>scale.</w:t>
      </w:r>
      <w:r>
        <w:rPr>
          <w:rFonts w:hint="eastAsia" w:ascii="华文仿宋" w:hAnsi="华文仿宋" w:eastAsia="华文仿宋"/>
          <w:sz w:val="24"/>
        </w:rPr>
        <w:t xml:space="preserve"> </w:t>
      </w:r>
    </w:p>
    <w:bookmarkEnd w:id="19"/>
    <w:p>
      <w:pPr>
        <w:spacing w:line="360" w:lineRule="auto"/>
        <w:jc w:val="center"/>
        <w:rPr>
          <w:rFonts w:hAnsi="Cambria Math"/>
          <w:sz w:val="24"/>
        </w:rPr>
      </w:pPr>
      <w:bookmarkStart w:id="20" w:name="_Hlk75748776"/>
      <m:oMath>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x</m:t>
            </m:r>
            <m:ctrlPr>
              <w:rPr>
                <w:rFonts w:ascii="Cambria Math" w:hAnsi="Cambria Math"/>
                <w:i/>
                <w:sz w:val="24"/>
              </w:rPr>
            </m:ctrlP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f>
              <m:fPr>
                <m:type m:val="skw"/>
                <m:ctrlPr>
                  <w:rPr>
                    <w:rFonts w:ascii="Cambria Math" w:hAnsi="Cambria Math"/>
                    <w:sz w:val="24"/>
                  </w:rPr>
                </m:ctrlPr>
              </m:fPr>
              <m:num>
                <m:r>
                  <m:rPr>
                    <m:sty m:val="p"/>
                  </m:rPr>
                  <w:rPr>
                    <w:rFonts w:hint="eastAsia" w:ascii="Cambria Math" w:hAnsi="Cambria Math"/>
                    <w:sz w:val="24"/>
                  </w:rPr>
                  <m:t>j</m:t>
                </m:r>
                <m:ctrlPr>
                  <w:rPr>
                    <w:rFonts w:ascii="Cambria Math" w:hAnsi="Cambria Math"/>
                    <w:sz w:val="24"/>
                  </w:rPr>
                </m:ctrlPr>
              </m:num>
              <m:den>
                <m:r>
                  <m:rPr>
                    <m:sty m:val="p"/>
                  </m:rPr>
                  <w:rPr>
                    <w:rFonts w:ascii="Cambria Math" w:hAnsi="Cambria Math"/>
                    <w:sz w:val="24"/>
                  </w:rPr>
                  <m:t>2</m:t>
                </m:r>
                <m:ctrlPr>
                  <w:rPr>
                    <w:rFonts w:ascii="Cambria Math" w:hAnsi="Cambria Math"/>
                    <w:sz w:val="24"/>
                  </w:rPr>
                </m:ctrlPr>
              </m:den>
            </m:f>
            <m:ctrlPr>
              <w:rPr>
                <w:rFonts w:ascii="Cambria Math" w:hAnsi="Cambria Math"/>
                <w:sz w:val="24"/>
              </w:rPr>
            </m:ctrlPr>
          </m:sup>
        </m:sSup>
        <m:r>
          <m:rPr>
            <m:sty m:val="p"/>
          </m:rPr>
          <w:rPr>
            <w:rFonts w:ascii="Cambria Math" w:hAnsi="Cambria Math"/>
            <w:sz w:val="24"/>
          </w:rPr>
          <m:t>φ</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r>
                  <m:rPr>
                    <m:sty m:val="p"/>
                  </m:rPr>
                  <w:rPr>
                    <w:rFonts w:ascii="Cambria Math" w:hAnsi="Cambria Math"/>
                    <w:sz w:val="24"/>
                  </w:rPr>
                  <m:t>j</m:t>
                </m:r>
                <m:ctrlPr>
                  <w:rPr>
                    <w:rFonts w:ascii="Cambria Math" w:hAnsi="Cambria Math"/>
                    <w:sz w:val="24"/>
                  </w:rPr>
                </m:ctrlPr>
              </m:sup>
            </m:sSup>
            <m:r>
              <m:rPr/>
              <w:rPr>
                <w:rFonts w:ascii="Cambria Math" w:hAnsi="Cambria Math"/>
                <w:sz w:val="24"/>
              </w:rPr>
              <m:t>x−k</m:t>
            </m:r>
            <m:ctrlPr>
              <w:rPr>
                <w:rFonts w:ascii="Cambria Math" w:hAnsi="Cambria Math"/>
                <w:sz w:val="24"/>
              </w:rPr>
            </m:ctrlPr>
          </m:e>
        </m:d>
      </m:oMath>
      <w:r>
        <w:rPr>
          <w:rFonts w:hint="eastAsia" w:hAnsi="Cambria Math"/>
          <w:sz w:val="24"/>
        </w:rPr>
        <w:t xml:space="preserve">, </w:t>
      </w:r>
      <m:oMath>
        <m:sSub>
          <m:sSubPr>
            <m:ctrlPr>
              <w:rPr>
                <w:rFonts w:ascii="Cambria Math" w:hAnsi="Cambria Math"/>
                <w:i/>
                <w:sz w:val="24"/>
              </w:rPr>
            </m:ctrlPr>
          </m:sSubPr>
          <m:e>
            <m:r>
              <m:rPr>
                <m:sty m:val="p"/>
              </m:rPr>
              <w:rPr>
                <w:rFonts w:ascii="Cambria Math" w:hAnsi="Cambria Math"/>
                <w:sz w:val="24"/>
              </w:rPr>
              <m:t>Ψ</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x</m:t>
            </m:r>
            <m:ctrlPr>
              <w:rPr>
                <w:rFonts w:ascii="Cambria Math" w:hAnsi="Cambria Math"/>
                <w:i/>
                <w:sz w:val="24"/>
              </w:rPr>
            </m:ctrlP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f>
              <m:fPr>
                <m:type m:val="skw"/>
                <m:ctrlPr>
                  <w:rPr>
                    <w:rFonts w:ascii="Cambria Math" w:hAnsi="Cambria Math"/>
                    <w:sz w:val="24"/>
                  </w:rPr>
                </m:ctrlPr>
              </m:fPr>
              <m:num>
                <m:r>
                  <m:rPr>
                    <m:sty m:val="p"/>
                  </m:rPr>
                  <w:rPr>
                    <w:rFonts w:hint="eastAsia" w:ascii="Cambria Math" w:hAnsi="Cambria Math"/>
                    <w:sz w:val="24"/>
                  </w:rPr>
                  <m:t>j</m:t>
                </m:r>
                <m:ctrlPr>
                  <w:rPr>
                    <w:rFonts w:ascii="Cambria Math" w:hAnsi="Cambria Math"/>
                    <w:sz w:val="24"/>
                  </w:rPr>
                </m:ctrlPr>
              </m:num>
              <m:den>
                <m:r>
                  <m:rPr>
                    <m:sty m:val="p"/>
                  </m:rPr>
                  <w:rPr>
                    <w:rFonts w:ascii="Cambria Math" w:hAnsi="Cambria Math"/>
                    <w:sz w:val="24"/>
                  </w:rPr>
                  <m:t>2</m:t>
                </m:r>
                <m:ctrlPr>
                  <w:rPr>
                    <w:rFonts w:ascii="Cambria Math" w:hAnsi="Cambria Math"/>
                    <w:sz w:val="24"/>
                  </w:rPr>
                </m:ctrlPr>
              </m:den>
            </m:f>
            <m:ctrlPr>
              <w:rPr>
                <w:rFonts w:ascii="Cambria Math" w:hAnsi="Cambria Math"/>
                <w:sz w:val="24"/>
              </w:rPr>
            </m:ctrlPr>
          </m:sup>
        </m:sSup>
        <m:r>
          <m:rPr>
            <m:sty m:val="p"/>
          </m:rPr>
          <w:rPr>
            <w:rFonts w:ascii="Cambria Math" w:hAnsi="Cambria Math"/>
            <w:sz w:val="24"/>
          </w:rPr>
          <m:t>Ψ</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2</m:t>
                </m:r>
                <m:ctrlPr>
                  <w:rPr>
                    <w:rFonts w:ascii="Cambria Math" w:hAnsi="Cambria Math"/>
                    <w:sz w:val="24"/>
                  </w:rPr>
                </m:ctrlPr>
              </m:e>
              <m:sup>
                <m:r>
                  <m:rPr>
                    <m:sty m:val="p"/>
                  </m:rPr>
                  <w:rPr>
                    <w:rFonts w:ascii="Cambria Math" w:hAnsi="Cambria Math"/>
                    <w:sz w:val="24"/>
                  </w:rPr>
                  <m:t>j</m:t>
                </m:r>
                <m:ctrlPr>
                  <w:rPr>
                    <w:rFonts w:ascii="Cambria Math" w:hAnsi="Cambria Math"/>
                    <w:sz w:val="24"/>
                  </w:rPr>
                </m:ctrlPr>
              </m:sup>
            </m:sSup>
            <m:r>
              <m:rPr/>
              <w:rPr>
                <w:rFonts w:ascii="Cambria Math" w:hAnsi="Cambria Math"/>
                <w:sz w:val="24"/>
              </w:rPr>
              <m:t>x−k</m:t>
            </m:r>
            <m:ctrlPr>
              <w:rPr>
                <w:rFonts w:ascii="Cambria Math" w:hAnsi="Cambria Math"/>
                <w:sz w:val="24"/>
              </w:rPr>
            </m:ctrlPr>
          </m:e>
        </m:d>
      </m:oMath>
    </w:p>
    <w:bookmarkEnd w:id="20"/>
    <w:p>
      <w:pPr>
        <w:spacing w:line="360" w:lineRule="auto"/>
        <w:rPr>
          <w:rFonts w:ascii="华文仿宋" w:hAnsi="华文仿宋" w:eastAsia="华文仿宋"/>
          <w:sz w:val="24"/>
        </w:rPr>
      </w:pPr>
      <m:oMath>
        <w:bookmarkStart w:id="21" w:name="_Hlk75748792"/>
        <m:r>
          <m:rPr/>
          <w:rPr>
            <w:rFonts w:ascii="Cambria Math" w:hAnsi="Cambria Math"/>
            <w:sz w:val="24"/>
          </w:rPr>
          <m:t>k</m:t>
        </m:r>
      </m:oMath>
      <w:r>
        <w:rPr>
          <w:rFonts w:hint="eastAsia" w:hAnsi="Cambria Math"/>
          <w:sz w:val="24"/>
        </w:rPr>
        <w:t xml:space="preserve"> </w:t>
      </w:r>
      <w:r>
        <w:rPr>
          <w:rFonts w:ascii="华文仿宋" w:hAnsi="华文仿宋" w:eastAsia="华文仿宋"/>
          <w:sz w:val="24"/>
        </w:rPr>
        <w:t>determines the position in a given direction,</w:t>
      </w:r>
      <w:r>
        <w:rPr>
          <w:rFonts w:hint="eastAsia" w:ascii="华文仿宋" w:hAnsi="华文仿宋" w:eastAsia="华文仿宋"/>
          <w:sz w:val="24"/>
        </w:rPr>
        <w:t xml:space="preserve"> </w:t>
      </w:r>
      <m:oMath>
        <m:r>
          <m:rPr/>
          <w:rPr>
            <w:rFonts w:ascii="Cambria Math" w:hAnsi="Cambria Math"/>
            <w:sz w:val="24"/>
          </w:rPr>
          <m:t>j</m:t>
        </m:r>
      </m:oMath>
      <w:r>
        <w:rPr>
          <w:rFonts w:hint="eastAsia" w:hAnsi="Cambria Math"/>
          <w:sz w:val="24"/>
        </w:rPr>
        <w:t xml:space="preserve"> </w:t>
      </w:r>
      <w:r>
        <w:rPr>
          <w:rFonts w:ascii="华文仿宋" w:hAnsi="华文仿宋" w:eastAsia="华文仿宋"/>
          <w:sz w:val="24"/>
        </w:rPr>
        <w:t>determines the width of the sample,</w:t>
      </w:r>
      <w:r>
        <w:rPr>
          <w:rFonts w:hint="eastAsia" w:ascii="华文仿宋" w:hAnsi="华文仿宋" w:eastAsia="华文仿宋"/>
          <w:sz w:val="24"/>
        </w:rPr>
        <w:t xml:space="preserve"> </w:t>
      </w:r>
      <m:oMath>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hAnsi="Cambria Math"/>
          <w:sz w:val="24"/>
        </w:rPr>
        <w:t xml:space="preserve"> </w:t>
      </w:r>
      <w:r>
        <w:rPr>
          <w:rFonts w:hint="eastAsia" w:ascii="华文仿宋" w:hAnsi="华文仿宋" w:eastAsia="华文仿宋"/>
          <w:sz w:val="24"/>
        </w:rPr>
        <w:t>i</w:t>
      </w:r>
      <w:r>
        <w:rPr>
          <w:rFonts w:ascii="华文仿宋" w:hAnsi="华文仿宋" w:eastAsia="华文仿宋"/>
          <w:sz w:val="24"/>
        </w:rPr>
        <w:t>s any determined starting scale,</w:t>
      </w:r>
      <w:r>
        <w:rPr>
          <w:rFonts w:hint="eastAsia" w:ascii="华文仿宋" w:hAnsi="华文仿宋" w:eastAsia="华文仿宋"/>
          <w:sz w:val="24"/>
        </w:rPr>
        <w:t xml:space="preserve"> </w:t>
      </w:r>
      <w:r>
        <w:rPr>
          <w:rFonts w:ascii="华文仿宋" w:hAnsi="华文仿宋" w:eastAsia="华文仿宋"/>
          <w:sz w:val="24"/>
        </w:rPr>
        <w:t>while the obtained expanded set</w:t>
      </w:r>
      <w:r>
        <w:rPr>
          <w:rFonts w:hint="eastAsia" w:ascii="华文仿宋" w:hAnsi="华文仿宋" w:eastAsia="华文仿宋"/>
          <w:sz w:val="24"/>
        </w:rPr>
        <w:t xml:space="preserve"> </w:t>
      </w:r>
      <m:oMath>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d>
      </m:oMath>
      <w:r>
        <w:rPr>
          <w:rFonts w:hint="eastAsia" w:hAnsi="Cambria Math"/>
          <w:sz w:val="24"/>
        </w:rPr>
        <w:t xml:space="preserve"> </w:t>
      </w:r>
      <w:r>
        <w:rPr>
          <w:rFonts w:hAnsi="Cambria Math"/>
          <w:sz w:val="24"/>
        </w:rPr>
        <w:t xml:space="preserve">is a subset of </w:t>
      </w:r>
      <m:oMath>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r>
                  <m:rPr/>
                  <w:rPr>
                    <w:rFonts w:ascii="Cambria Math" w:hAnsi="Cambria Math"/>
                    <w:sz w:val="24"/>
                  </w:rPr>
                  <m:t>j,k</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n</m:t>
                </m:r>
                <m:ctrlPr>
                  <w:rPr>
                    <w:rFonts w:ascii="Cambria Math" w:hAnsi="Cambria Math"/>
                    <w:i/>
                    <w:sz w:val="24"/>
                  </w:rPr>
                </m:ctrlPr>
              </m:e>
            </m:d>
            <m:ctrlPr>
              <w:rPr>
                <w:rFonts w:ascii="Cambria Math" w:hAnsi="Cambria Math"/>
                <w:i/>
                <w:sz w:val="24"/>
              </w:rPr>
            </m:ctrlPr>
          </m:e>
        </m:d>
      </m:oMath>
      <w:r>
        <w:rPr>
          <w:rFonts w:hint="eastAsia" w:ascii="华文仿宋" w:hAnsi="华文仿宋" w:eastAsia="华文仿宋"/>
          <w:sz w:val="24"/>
        </w:rPr>
        <w:t>,</w:t>
      </w:r>
      <w:r>
        <w:rPr>
          <w:rFonts w:hint="eastAsia" w:hAnsi="Cambria Math"/>
          <w:sz w:val="24"/>
        </w:rPr>
        <w:t xml:space="preserve"> </w:t>
      </w:r>
      <w:r>
        <w:rPr>
          <w:rFonts w:hAnsi="Cambria Math"/>
          <w:sz w:val="24"/>
        </w:rPr>
        <w:t xml:space="preserve">and final transformation itself is composed of </w:t>
      </w:r>
      <m:oMath>
        <m:r>
          <m:rPr/>
          <w:rPr>
            <w:rFonts w:ascii="Cambria Math" w:hAnsi="Cambria Math"/>
            <w:sz w:val="24"/>
          </w:rPr>
          <m:t>M</m:t>
        </m:r>
      </m:oMath>
      <w:r>
        <w:rPr>
          <w:rFonts w:hint="eastAsia" w:hAnsi="Cambria Math"/>
          <w:sz w:val="24"/>
        </w:rPr>
        <w:t xml:space="preserve"> </w:t>
      </w:r>
      <w:r>
        <w:rPr>
          <w:rFonts w:hAnsi="Cambria Math"/>
          <w:sz w:val="24"/>
        </w:rPr>
        <w:t>coefficients.</w:t>
      </w:r>
    </w:p>
    <w:bookmarkEnd w:id="21"/>
    <w:p>
      <w:pPr>
        <w:rPr>
          <w:rFonts w:ascii="华文仿宋" w:hAnsi="华文仿宋" w:eastAsia="华文仿宋"/>
          <w:sz w:val="24"/>
        </w:rPr>
      </w:pPr>
      <w:commentRangeStart w:id="23"/>
      <w:bookmarkStart w:id="22" w:name="_Hlk75748826"/>
      <w:r>
        <w:rPr>
          <w:rFonts w:ascii="华文仿宋" w:hAnsi="华文仿宋" w:eastAsia="华文仿宋"/>
          <w:sz w:val="24"/>
        </w:rPr>
        <w:t xml:space="preserve">Similar to 1D DWT, a 2D DWT use 2D scale function and wavelet function. We first take 1D transformation of row of the 2D array, and then take 1D transformation of column of the last step result. For one 2D image of size </w:t>
      </w:r>
      <m:oMath>
        <m:r>
          <m:rPr/>
          <w:rPr>
            <w:rFonts w:ascii="Cambria Math" w:hAnsi="华文仿宋" w:eastAsia="华文仿宋"/>
            <w:sz w:val="24"/>
          </w:rPr>
          <m:t>M</m:t>
        </m:r>
        <m:r>
          <m:rPr/>
          <w:rPr>
            <w:rFonts w:ascii="Cambria Math" w:hAnsi="Cambria Math"/>
            <w:sz w:val="24"/>
          </w:rPr>
          <m:t>×N</m:t>
        </m:r>
      </m:oMath>
      <w:r>
        <w:rPr>
          <w:rFonts w:hint="eastAsia" w:ascii="华文仿宋" w:hAnsi="华文仿宋" w:eastAsia="华文仿宋"/>
          <w:sz w:val="24"/>
        </w:rPr>
        <w:t>,</w:t>
      </w:r>
      <w:r>
        <w:rPr>
          <w:rFonts w:ascii="华文仿宋" w:hAnsi="华文仿宋" w:eastAsia="华文仿宋"/>
          <w:sz w:val="24"/>
        </w:rPr>
        <w:t xml:space="preserve"> its DWT is</w:t>
      </w:r>
      <w:commentRangeEnd w:id="23"/>
      <w:r>
        <w:rPr>
          <w:rStyle w:val="13"/>
        </w:rPr>
        <w:commentReference w:id="23"/>
      </w:r>
    </w:p>
    <w:bookmarkEnd w:id="22"/>
    <w:p>
      <w:pPr>
        <w:spacing w:line="360" w:lineRule="auto"/>
        <w:jc w:val="center"/>
        <w:rPr>
          <w:rFonts w:hAnsi="Cambria Math"/>
          <w:sz w:val="24"/>
        </w:rPr>
      </w:pPr>
      <m:oMathPara>
        <m:oMath>
          <m:sSub>
            <w:bookmarkStart w:id="23" w:name="_Hlk75748845"/>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φ</m:t>
              </m:r>
              <m:ctrlPr>
                <w:rPr>
                  <w:rFonts w:ascii="Cambria Math" w:hAnsi="Cambria Math"/>
                  <w:i/>
                  <w:sz w:val="24"/>
                </w:rPr>
              </m:ctrlPr>
            </m:sub>
          </m:sSub>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,m,n</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MN</m:t>
                  </m:r>
                  <m:ctrlPr>
                    <w:rPr>
                      <w:rFonts w:ascii="Cambria Math" w:hAnsi="Cambria Math"/>
                      <w:i/>
                      <w:sz w:val="24"/>
                    </w:rPr>
                  </m:ctrlPr>
                </m:e>
              </m:rad>
              <m:ctrlPr>
                <w:rPr>
                  <w:rFonts w:ascii="Cambria Math" w:hAnsi="Cambria Math"/>
                  <w:i/>
                  <w:sz w:val="24"/>
                </w:rPr>
              </m:ctrlPr>
            </m:den>
          </m:f>
          <m:nary>
            <m:naryPr>
              <m:chr m:val="∑"/>
              <m:limLoc m:val="undOvr"/>
              <m:ctrlPr>
                <w:rPr>
                  <w:rFonts w:ascii="Cambria Math" w:hAnsi="Cambria Math"/>
                  <w:i/>
                  <w:sz w:val="24"/>
                </w:rPr>
              </m:ctrlPr>
            </m:naryPr>
            <m:sub>
              <m:r>
                <m:rPr/>
                <w:rPr>
                  <w:rFonts w:ascii="Cambria Math" w:hAnsi="Cambria Math"/>
                  <w:sz w:val="24"/>
                </w:rPr>
                <m:t>x=0</m:t>
              </m:r>
              <m:ctrlPr>
                <w:rPr>
                  <w:rFonts w:ascii="Cambria Math" w:hAnsi="Cambria Math"/>
                  <w:i/>
                  <w:sz w:val="24"/>
                </w:rPr>
              </m:ctrlPr>
            </m:sub>
            <m:sup>
              <m:r>
                <m:rPr/>
                <w:rPr>
                  <w:rFonts w:ascii="Cambria Math" w:hAnsi="Cambria Math"/>
                  <w:sz w:val="24"/>
                </w:rPr>
                <m:t>M−1</m:t>
              </m:r>
              <m:ctrlPr>
                <w:rPr>
                  <w:rFonts w:ascii="Cambria Math" w:hAnsi="Cambria Math"/>
                  <w:i/>
                  <w:sz w:val="24"/>
                </w:rPr>
              </m:ctrlPr>
            </m:sup>
            <m:e>
              <m:nary>
                <m:naryPr>
                  <m:chr m:val="∑"/>
                  <m:limLoc m:val="undOvr"/>
                  <m:ctrlPr>
                    <w:rPr>
                      <w:rFonts w:ascii="Cambria Math" w:hAnsi="Cambria Math"/>
                      <w:i/>
                      <w:sz w:val="24"/>
                    </w:rPr>
                  </m:ctrlPr>
                </m:naryPr>
                <m:sub>
                  <m:r>
                    <m:rPr/>
                    <w:rPr>
                      <w:rFonts w:ascii="Cambria Math" w:hAnsi="Cambria Math"/>
                      <w:sz w:val="24"/>
                    </w:rPr>
                    <m:t>y=0</m:t>
                  </m:r>
                  <m:ctrlPr>
                    <w:rPr>
                      <w:rFonts w:ascii="Cambria Math" w:hAnsi="Cambria Math"/>
                      <w:i/>
                      <w:sz w:val="24"/>
                    </w:rPr>
                  </m:ctrlPr>
                </m:sub>
                <m:sup>
                  <m:r>
                    <m:rPr/>
                    <w:rPr>
                      <w:rFonts w:ascii="Cambria Math" w:hAnsi="Cambria Math"/>
                      <w:sz w:val="24"/>
                    </w:rPr>
                    <m:t>N−1</m:t>
                  </m:r>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ctrlPr>
                    <w:rPr>
                      <w:rFonts w:ascii="Cambria Math" w:hAnsi="Cambria Math"/>
                      <w:i/>
                      <w:sz w:val="24"/>
                    </w:rPr>
                  </m:ctrlPr>
                </m:e>
              </m:nary>
              <m:ctrlPr>
                <w:rPr>
                  <w:rFonts w:ascii="Cambria Math" w:hAnsi="Cambria Math"/>
                  <w:i/>
                  <w:sz w:val="24"/>
                </w:rPr>
              </m:ctrlPr>
            </m:e>
          </m:nary>
          <m:sSub>
            <m:sSubPr>
              <m:ctrlPr>
                <w:rPr>
                  <w:rFonts w:ascii="Cambria Math" w:hAnsi="Cambria Math"/>
                  <w:i/>
                  <w:sz w:val="24"/>
                </w:rPr>
              </m:ctrlPr>
            </m:sSubPr>
            <m:e>
              <m:r>
                <m:rPr>
                  <m:sty m:val="p"/>
                </m:rPr>
                <w:rPr>
                  <w:rFonts w:ascii="Cambria Math" w:hAnsi="Cambria Math"/>
                  <w:sz w:val="24"/>
                </w:rPr>
                <m:t>φ</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,m,n</m:t>
              </m:r>
              <m:ctrlPr>
                <w:rPr>
                  <w:rFonts w:ascii="Cambria Math" w:hAnsi="Cambria Math"/>
                  <w:i/>
                  <w:sz w:val="24"/>
                </w:rPr>
              </m:ctrlPr>
            </m:sub>
          </m:sSub>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oMath>
      </m:oMathPara>
    </w:p>
    <w:p>
      <w:pPr>
        <w:spacing w:line="360" w:lineRule="auto"/>
        <w:jc w:val="center"/>
        <w:rPr>
          <w:rFonts w:hAnsi="Cambria Math"/>
          <w:sz w:val="24"/>
        </w:rPr>
      </w:pP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i</m:t>
            </m:r>
            <m:ctrlPr>
              <w:rPr>
                <w:rFonts w:ascii="Cambria Math" w:hAnsi="Cambria Math"/>
                <w:i/>
                <w:sz w:val="24"/>
              </w:rPr>
            </m:ctrlPr>
          </m:sup>
        </m:sSubSup>
        <m:d>
          <m:dPr>
            <m:ctrlPr>
              <w:rPr>
                <w:rFonts w:ascii="Cambria Math" w:hAnsi="Cambria Math"/>
                <w:i/>
                <w:sz w:val="24"/>
              </w:rPr>
            </m:ctrlPr>
          </m:dPr>
          <m:e>
            <m:r>
              <m:rPr/>
              <w:rPr>
                <w:rFonts w:ascii="Cambria Math" w:hAnsi="Cambria Math"/>
                <w:sz w:val="24"/>
              </w:rPr>
              <m:t>j,m,n</m:t>
            </m:r>
            <m:ctrlPr>
              <w:rPr>
                <w:rFonts w:ascii="Cambria Math" w:hAnsi="Cambria Math"/>
                <w:i/>
                <w:sz w:val="24"/>
              </w:rPr>
            </m:ctrlPr>
          </m:e>
        </m:d>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MN</m:t>
                </m:r>
                <m:ctrlPr>
                  <w:rPr>
                    <w:rFonts w:ascii="Cambria Math" w:hAnsi="Cambria Math"/>
                    <w:i/>
                    <w:sz w:val="24"/>
                  </w:rPr>
                </m:ctrlPr>
              </m:e>
            </m:rad>
            <m:ctrlPr>
              <w:rPr>
                <w:rFonts w:ascii="Cambria Math" w:hAnsi="Cambria Math"/>
                <w:i/>
                <w:sz w:val="24"/>
              </w:rPr>
            </m:ctrlPr>
          </m:den>
        </m:f>
        <m:nary>
          <m:naryPr>
            <m:chr m:val="∑"/>
            <m:limLoc m:val="undOvr"/>
            <m:ctrlPr>
              <w:rPr>
                <w:rFonts w:ascii="Cambria Math" w:hAnsi="Cambria Math"/>
                <w:i/>
                <w:sz w:val="24"/>
              </w:rPr>
            </m:ctrlPr>
          </m:naryPr>
          <m:sub>
            <m:r>
              <m:rPr/>
              <w:rPr>
                <w:rFonts w:ascii="Cambria Math" w:hAnsi="Cambria Math"/>
                <w:sz w:val="24"/>
              </w:rPr>
              <m:t>x=0</m:t>
            </m:r>
            <m:ctrlPr>
              <w:rPr>
                <w:rFonts w:ascii="Cambria Math" w:hAnsi="Cambria Math"/>
                <w:i/>
                <w:sz w:val="24"/>
              </w:rPr>
            </m:ctrlPr>
          </m:sub>
          <m:sup>
            <m:r>
              <m:rPr/>
              <w:rPr>
                <w:rFonts w:ascii="Cambria Math" w:hAnsi="Cambria Math"/>
                <w:sz w:val="24"/>
              </w:rPr>
              <m:t>M−1</m:t>
            </m:r>
            <m:ctrlPr>
              <w:rPr>
                <w:rFonts w:ascii="Cambria Math" w:hAnsi="Cambria Math"/>
                <w:i/>
                <w:sz w:val="24"/>
              </w:rPr>
            </m:ctrlPr>
          </m:sup>
          <m:e>
            <m:nary>
              <m:naryPr>
                <m:chr m:val="∑"/>
                <m:limLoc m:val="undOvr"/>
                <m:ctrlPr>
                  <w:rPr>
                    <w:rFonts w:ascii="Cambria Math" w:hAnsi="Cambria Math"/>
                    <w:i/>
                    <w:sz w:val="24"/>
                  </w:rPr>
                </m:ctrlPr>
              </m:naryPr>
              <m:sub>
                <m:r>
                  <m:rPr/>
                  <w:rPr>
                    <w:rFonts w:ascii="Cambria Math" w:hAnsi="Cambria Math"/>
                    <w:sz w:val="24"/>
                  </w:rPr>
                  <m:t>y=0</m:t>
                </m:r>
                <m:ctrlPr>
                  <w:rPr>
                    <w:rFonts w:ascii="Cambria Math" w:hAnsi="Cambria Math"/>
                    <w:i/>
                    <w:sz w:val="24"/>
                  </w:rPr>
                </m:ctrlPr>
              </m:sub>
              <m:sup>
                <m:r>
                  <m:rPr/>
                  <w:rPr>
                    <w:rFonts w:ascii="Cambria Math" w:hAnsi="Cambria Math"/>
                    <w:sz w:val="24"/>
                  </w:rPr>
                  <m:t>N−1</m:t>
                </m:r>
                <m:ctrlPr>
                  <w:rPr>
                    <w:rFonts w:ascii="Cambria Math" w:hAnsi="Cambria Math"/>
                    <w:i/>
                    <w:sz w:val="24"/>
                  </w:rPr>
                </m:ctrlPr>
              </m:sup>
              <m:e>
                <m:r>
                  <m:rPr/>
                  <w:rPr>
                    <w:rFonts w:ascii="Cambria Math" w:hAnsi="Cambria Math"/>
                    <w:sz w:val="24"/>
                  </w:rPr>
                  <m:t>f</m:t>
                </m:r>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ctrlPr>
                  <w:rPr>
                    <w:rFonts w:ascii="Cambria Math" w:hAnsi="Cambria Math"/>
                    <w:i/>
                    <w:sz w:val="24"/>
                  </w:rPr>
                </m:ctrlPr>
              </m:e>
            </m:nary>
            <m:ctrlPr>
              <w:rPr>
                <w:rFonts w:ascii="Cambria Math" w:hAnsi="Cambria Math"/>
                <w:i/>
                <w:sz w:val="24"/>
              </w:rPr>
            </m:ctrlPr>
          </m:e>
        </m:nary>
        <m:sSubSup>
          <m:sSubSupPr>
            <m:ctrlPr>
              <w:rPr>
                <w:rFonts w:ascii="Cambria Math" w:hAnsi="Cambria Math"/>
                <w:i/>
                <w:sz w:val="24"/>
              </w:rPr>
            </m:ctrlPr>
          </m:sSubSupPr>
          <m:e>
            <m:r>
              <m:rPr/>
              <w:rPr>
                <w:rFonts w:ascii="Cambria Math" w:hAnsi="Cambria Math"/>
                <w:sz w:val="24"/>
              </w:rPr>
              <m:t>Ψ</m:t>
            </m:r>
            <m:ctrlPr>
              <w:rPr>
                <w:rFonts w:ascii="Cambria Math" w:hAnsi="Cambria Math"/>
                <w:i/>
                <w:sz w:val="24"/>
              </w:rPr>
            </m:ctrlPr>
          </m:e>
          <m:sub>
            <m:sSub>
              <m:sSubPr>
                <m:ctrlPr>
                  <w:rPr>
                    <w:rFonts w:ascii="Cambria Math" w:hAnsi="Cambria Math"/>
                    <w:i/>
                    <w:sz w:val="24"/>
                  </w:rPr>
                </m:ctrlPr>
              </m:sSubPr>
              <m:e>
                <m:r>
                  <m:rPr/>
                  <w:rPr>
                    <w:rFonts w:ascii="Cambria Math" w:hAnsi="Cambria Math"/>
                    <w:sz w:val="24"/>
                  </w:rPr>
                  <m:t>j</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,m,n</m:t>
            </m:r>
            <m:ctrlPr>
              <w:rPr>
                <w:rFonts w:ascii="Cambria Math" w:hAnsi="Cambria Math"/>
                <w:i/>
                <w:sz w:val="24"/>
              </w:rPr>
            </m:ctrlPr>
          </m:sub>
          <m:sup>
            <m:r>
              <m:rPr/>
              <w:rPr>
                <w:rFonts w:ascii="Cambria Math" w:hAnsi="Cambria Math"/>
                <w:sz w:val="24"/>
              </w:rPr>
              <m:t>i</m:t>
            </m:r>
            <m:ctrlPr>
              <w:rPr>
                <w:rFonts w:ascii="Cambria Math" w:hAnsi="Cambria Math"/>
                <w:i/>
                <w:sz w:val="24"/>
              </w:rPr>
            </m:ctrlPr>
          </m:sup>
        </m:sSubSup>
        <m:d>
          <m:dPr>
            <m:ctrlPr>
              <w:rPr>
                <w:rFonts w:ascii="Cambria Math" w:hAnsi="Cambria Math"/>
                <w:i/>
                <w:sz w:val="24"/>
              </w:rPr>
            </m:ctrlPr>
          </m:dPr>
          <m:e>
            <m:r>
              <m:rPr/>
              <w:rPr>
                <w:rFonts w:ascii="Cambria Math" w:hAnsi="Cambria Math"/>
                <w:sz w:val="24"/>
              </w:rPr>
              <m:t>x,y</m:t>
            </m:r>
            <m:ctrlPr>
              <w:rPr>
                <w:rFonts w:ascii="Cambria Math" w:hAnsi="Cambria Math"/>
                <w:i/>
                <w:sz w:val="24"/>
              </w:rPr>
            </m:ctrlPr>
          </m:e>
        </m:d>
        <m:r>
          <m:rPr/>
          <w:rPr>
            <w:rFonts w:ascii="Cambria Math" w:hAnsi="Cambria Math"/>
            <w:sz w:val="24"/>
          </w:rPr>
          <m:t>,i</m:t>
        </m:r>
        <m:r>
          <m:rPr>
            <m:sty m:val="p"/>
          </m:rPr>
          <w:rPr>
            <w:rFonts w:hAnsi="Cambria Math"/>
            <w:sz w:val="24"/>
          </w:rPr>
          <m:t xml:space="preserve"> =</m:t>
        </m:r>
        <m:r>
          <m:rPr/>
          <w:rPr>
            <w:rFonts w:ascii="Cambria Math" w:hAnsi="Cambria Math"/>
            <w:sz w:val="24"/>
          </w:rPr>
          <m:t xml:space="preserve"> </m:t>
        </m:r>
        <m:d>
          <m:dPr>
            <m:begChr m:val="{"/>
            <m:endChr m:val="}"/>
            <m:ctrlPr>
              <w:rPr>
                <w:rFonts w:ascii="Cambria Math" w:hAnsi="Cambria Math"/>
                <w:i/>
                <w:sz w:val="24"/>
              </w:rPr>
            </m:ctrlPr>
          </m:dPr>
          <m:e>
            <m:r>
              <m:rPr/>
              <w:rPr>
                <w:rFonts w:ascii="Cambria Math" w:hAnsi="Cambria Math"/>
                <w:sz w:val="24"/>
              </w:rPr>
              <m:t>H,V,D</m:t>
            </m:r>
            <w:bookmarkEnd w:id="23"/>
            <m:ctrlPr>
              <w:rPr>
                <w:rFonts w:ascii="Cambria Math" w:hAnsi="Cambria Math"/>
                <w:i/>
                <w:sz w:val="24"/>
              </w:rPr>
            </m:ctrlPr>
          </m:e>
        </m:d>
      </m:oMath>
      <w:r>
        <w:rPr>
          <w:rFonts w:hAnsi="Cambria Math"/>
          <w:sz w:val="24"/>
        </w:rPr>
        <w:t xml:space="preserve"> </w:t>
      </w:r>
    </w:p>
    <w:p>
      <w:pPr>
        <w:spacing w:line="360" w:lineRule="auto"/>
        <w:ind w:firstLine="480" w:firstLineChars="200"/>
        <w:rPr>
          <w:rFonts w:ascii="华文仿宋" w:hAnsi="华文仿宋" w:eastAsia="华文仿宋"/>
          <w:sz w:val="24"/>
        </w:rPr>
      </w:pPr>
      <w:bookmarkStart w:id="24" w:name="_Hlk75748860"/>
      <w:r>
        <w:rPr>
          <w:rFonts w:ascii="华文仿宋" w:hAnsi="华文仿宋" w:eastAsia="华文仿宋"/>
          <w:sz w:val="24"/>
        </w:rPr>
        <w:t>Finally we get four</w:t>
      </w:r>
      <w:r>
        <w:t xml:space="preserve"> </w:t>
      </w:r>
      <w:r>
        <w:rPr>
          <w:rFonts w:ascii="华文仿宋" w:hAnsi="华文仿宋" w:eastAsia="华文仿宋"/>
          <w:sz w:val="24"/>
        </w:rPr>
        <w:t>half-sized output images:</w:t>
      </w:r>
      <w:r>
        <w:rPr>
          <w:rFonts w:hint="eastAsia" w:ascii="华文仿宋" w:hAnsi="华文仿宋" w:eastAsia="华文仿宋"/>
          <w:sz w:val="24"/>
        </w:rPr>
        <w:t xml:space="preserve"> </w:t>
      </w:r>
      <m:oMath>
        <m:sSub>
          <m:sSubPr>
            <m:ctrlPr>
              <w:rPr>
                <w:rFonts w:ascii="Cambria Math" w:hAnsi="Cambria Math"/>
                <w:i/>
                <w:sz w:val="24"/>
              </w:rPr>
            </m:ctrlPr>
          </m:sSubPr>
          <m:e>
            <m:r>
              <m:rPr/>
              <w:rPr>
                <w:rFonts w:ascii="Cambria Math" w:hAnsi="Cambria Math"/>
                <w:sz w:val="24"/>
              </w:rPr>
              <m:t>W</m:t>
            </m:r>
            <m:ctrlPr>
              <w:rPr>
                <w:rFonts w:ascii="Cambria Math" w:hAnsi="Cambria Math"/>
                <w:i/>
                <w:sz w:val="24"/>
              </w:rPr>
            </m:ctrlPr>
          </m:e>
          <m:sub>
            <m:r>
              <m:rPr>
                <m:sty m:val="p"/>
              </m:rPr>
              <w:rPr>
                <w:rFonts w:ascii="Cambria Math" w:hAnsi="Cambria Math"/>
                <w:sz w:val="24"/>
              </w:rPr>
              <m:t>φ</m:t>
            </m:r>
            <m:ctrlPr>
              <w:rPr>
                <w:rFonts w:ascii="Cambria Math" w:hAnsi="Cambria Math"/>
                <w:i/>
                <w:sz w:val="24"/>
              </w:rPr>
            </m:ctrlPr>
          </m:sub>
        </m:sSub>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H</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V</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Ψ</m:t>
            </m:r>
            <m:ctrlPr>
              <w:rPr>
                <w:rFonts w:ascii="Cambria Math" w:hAnsi="Cambria Math"/>
                <w:i/>
                <w:sz w:val="24"/>
              </w:rPr>
            </m:ctrlPr>
          </m:sub>
          <m:sup>
            <m:r>
              <m:rPr/>
              <w:rPr>
                <w:rFonts w:ascii="Cambria Math" w:hAnsi="Cambria Math"/>
                <w:sz w:val="24"/>
              </w:rPr>
              <m:t>D</m:t>
            </m:r>
            <m:ctrlPr>
              <w:rPr>
                <w:rFonts w:ascii="Cambria Math" w:hAnsi="Cambria Math"/>
                <w:i/>
                <w:sz w:val="24"/>
              </w:rPr>
            </m:ctrlPr>
          </m:sup>
        </m:sSubSup>
      </m:oMath>
      <w:r>
        <w:rPr>
          <w:rFonts w:hint="eastAsia" w:ascii="华文仿宋" w:hAnsi="华文仿宋" w:eastAsia="华文仿宋"/>
          <w:sz w:val="24"/>
        </w:rPr>
        <w:t>,</w:t>
      </w:r>
      <w:r>
        <w:rPr>
          <w:rFonts w:hint="eastAsia" w:hAnsi="Cambria Math"/>
          <w:sz w:val="24"/>
        </w:rPr>
        <w:t xml:space="preserve"> </w:t>
      </w:r>
      <w:r>
        <w:rPr>
          <w:rFonts w:hAnsi="Cambria Math"/>
          <w:sz w:val="24"/>
        </w:rPr>
        <w:t xml:space="preserve">which represent average, horizontal, vertical, and diagonal information from the input source image. </w:t>
      </w:r>
    </w:p>
    <w:bookmarkEnd w:id="24"/>
    <w:p>
      <w:pPr>
        <w:spacing w:line="360" w:lineRule="auto"/>
        <w:jc w:val="center"/>
        <w:rPr>
          <w:rFonts w:ascii="华文仿宋" w:hAnsi="华文仿宋" w:eastAsia="华文仿宋"/>
          <w:sz w:val="24"/>
        </w:rPr>
      </w:pPr>
      <w:r>
        <w:rPr>
          <w:rFonts w:ascii="华文仿宋" w:hAnsi="华文仿宋" w:eastAsia="华文仿宋"/>
          <w:sz w:val="24"/>
        </w:rPr>
        <w:drawing>
          <wp:inline distT="0" distB="0" distL="114300" distR="114300">
            <wp:extent cx="5144135" cy="2778125"/>
            <wp:effectExtent l="0" t="0" r="18415" b="3175"/>
            <wp:docPr id="4" name="图片 4" descr="C:\Users\Administrator\Desktop\Paper_files\Pictures\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Paper_files\Pictures\图片4.png图片4"/>
                    <pic:cNvPicPr>
                      <a:picLocks noChangeAspect="1"/>
                    </pic:cNvPicPr>
                  </pic:nvPicPr>
                  <pic:blipFill>
                    <a:blip r:embed="rId13"/>
                    <a:srcRect/>
                    <a:stretch>
                      <a:fillRect/>
                    </a:stretch>
                  </pic:blipFill>
                  <pic:spPr>
                    <a:xfrm>
                      <a:off x="0" y="0"/>
                      <a:ext cx="5144135" cy="2778125"/>
                    </a:xfrm>
                    <a:prstGeom prst="rect">
                      <a:avLst/>
                    </a:prstGeom>
                  </pic:spPr>
                </pic:pic>
              </a:graphicData>
            </a:graphic>
          </wp:inline>
        </w:drawing>
      </w:r>
    </w:p>
    <w:p>
      <w:pPr>
        <w:pStyle w:val="2"/>
        <w:spacing w:line="360" w:lineRule="auto"/>
        <w:jc w:val="center"/>
      </w:pPr>
      <w:commentRangeStart w:id="24"/>
      <w:r>
        <w:t xml:space="preserve">图 </w:t>
      </w:r>
      <w:r>
        <w:fldChar w:fldCharType="begin"/>
      </w:r>
      <w:r>
        <w:instrText xml:space="preserve"> SEQ 图 \* ARABIC </w:instrText>
      </w:r>
      <w:r>
        <w:fldChar w:fldCharType="separate"/>
      </w:r>
      <w:ins w:id="91" w:author="嶒棚文" w:date="2021-06-29T14:46:34Z">
        <w:r>
          <w:rPr/>
          <w:t>5</w:t>
        </w:r>
      </w:ins>
      <w:del w:id="92" w:author="嶒棚文" w:date="2021-06-29T14:46:34Z">
        <w:r>
          <w:rPr/>
          <w:delText>5</w:delText>
        </w:r>
      </w:del>
      <w:r>
        <w:fldChar w:fldCharType="end"/>
      </w:r>
      <w:r>
        <w:rPr>
          <w:rFonts w:hint="eastAsia"/>
        </w:rPr>
        <w:t xml:space="preserve"> 图示为分类器结构，图像经过离散小波变换并分成近似分量和三个细节分量共两路，然后并行通过神经网络最后合并输出结果</w:t>
      </w:r>
      <w:commentRangeEnd w:id="24"/>
      <w:r>
        <w:rPr>
          <w:rStyle w:val="13"/>
          <w:rFonts w:asciiTheme="minorHAnsi" w:hAnsiTheme="minorHAnsi" w:eastAsiaTheme="minorEastAsia"/>
        </w:rPr>
        <w:commentReference w:id="24"/>
      </w:r>
    </w:p>
    <w:p>
      <w:r>
        <w:t xml:space="preserve">Figure 5. </w:t>
      </w:r>
      <w:bookmarkStart w:id="25" w:name="_Hlk75795817"/>
      <w:r>
        <w:t>The structure of the classifier. The image is divided into one average component and three detailed components through DWT, and then the output results are concatenate through neural network</w:t>
      </w:r>
      <w:bookmarkEnd w:id="25"/>
    </w:p>
    <w:p/>
    <w:p/>
    <w:p>
      <w:pPr>
        <w:rPr>
          <w:rFonts w:ascii="华文仿宋" w:hAnsi="华文仿宋" w:eastAsia="华文仿宋"/>
          <w:sz w:val="24"/>
        </w:rPr>
      </w:pPr>
      <w:commentRangeStart w:id="25"/>
      <w:bookmarkStart w:id="26" w:name="_Hlk75748885"/>
      <w:r>
        <w:rPr>
          <w:rFonts w:ascii="华文仿宋" w:hAnsi="华文仿宋" w:eastAsia="华文仿宋"/>
          <w:sz w:val="24"/>
        </w:rPr>
        <w:t>R</w:t>
      </w:r>
      <w:r>
        <w:rPr>
          <w:rFonts w:hint="eastAsia" w:ascii="华文仿宋" w:hAnsi="华文仿宋" w:eastAsia="华文仿宋"/>
          <w:sz w:val="24"/>
        </w:rPr>
        <w:t>eplace</w:t>
      </w:r>
      <w:r>
        <w:rPr>
          <w:rFonts w:ascii="华文仿宋" w:hAnsi="华文仿宋" w:eastAsia="华文仿宋"/>
          <w:sz w:val="24"/>
        </w:rPr>
        <w:t xml:space="preserve"> </w:t>
      </w:r>
      <w:r>
        <w:rPr>
          <w:rFonts w:hint="eastAsia" w:ascii="华文仿宋" w:hAnsi="华文仿宋" w:eastAsia="华文仿宋"/>
          <w:sz w:val="24"/>
        </w:rPr>
        <w:t>t</w:t>
      </w:r>
      <w:r>
        <w:rPr>
          <w:rFonts w:ascii="华文仿宋" w:hAnsi="华文仿宋" w:eastAsia="华文仿宋"/>
          <w:sz w:val="24"/>
        </w:rPr>
        <w:t xml:space="preserve">he above 2D-DWT process into the first pooling layer in </w:t>
      </w:r>
      <w:r>
        <w:rPr>
          <w:rFonts w:hint="eastAsia" w:ascii="华文仿宋" w:hAnsi="华文仿宋" w:eastAsia="华文仿宋"/>
          <w:sz w:val="24"/>
        </w:rPr>
        <w:t>our</w:t>
      </w:r>
      <w:r>
        <w:rPr>
          <w:rFonts w:ascii="华文仿宋" w:hAnsi="华文仿宋" w:eastAsia="华文仿宋"/>
          <w:sz w:val="24"/>
        </w:rPr>
        <w:t xml:space="preserve"> residual </w:t>
      </w:r>
      <w:r>
        <w:rPr>
          <w:rFonts w:hint="eastAsia" w:ascii="华文仿宋" w:hAnsi="华文仿宋" w:eastAsia="华文仿宋"/>
          <w:sz w:val="24"/>
        </w:rPr>
        <w:t>classification</w:t>
      </w:r>
      <w:r>
        <w:rPr>
          <w:rFonts w:ascii="华文仿宋" w:hAnsi="华文仿宋" w:eastAsia="华文仿宋"/>
          <w:sz w:val="24"/>
        </w:rPr>
        <w:t xml:space="preserve"> network, </w:t>
      </w:r>
      <w:r>
        <w:rPr>
          <w:rFonts w:hint="eastAsia" w:ascii="华文仿宋" w:hAnsi="华文仿宋" w:eastAsia="华文仿宋"/>
          <w:sz w:val="24"/>
        </w:rPr>
        <w:t>whose</w:t>
      </w:r>
      <w:r>
        <w:rPr>
          <w:rFonts w:ascii="华文仿宋" w:hAnsi="华文仿宋" w:eastAsia="华文仿宋"/>
          <w:sz w:val="24"/>
        </w:rPr>
        <w:t xml:space="preserve"> overall structure is shown in Figure </w:t>
      </w:r>
      <w:del w:id="93" w:author="嶒棚文" w:date="2021-06-29T14:08:15Z">
        <w:r>
          <w:rPr>
            <w:rFonts w:hint="default" w:ascii="华文仿宋" w:hAnsi="华文仿宋" w:eastAsia="华文仿宋"/>
            <w:sz w:val="24"/>
            <w:lang w:val="en-US"/>
          </w:rPr>
          <w:delText>4</w:delText>
        </w:r>
      </w:del>
      <w:ins w:id="94" w:author="嶒棚文" w:date="2021-06-29T14:08:15Z">
        <w:r>
          <w:rPr>
            <w:rFonts w:hint="eastAsia" w:ascii="华文仿宋" w:hAnsi="华文仿宋" w:eastAsia="华文仿宋"/>
            <w:sz w:val="24"/>
            <w:lang w:val="en-US" w:eastAsia="zh-CN"/>
          </w:rPr>
          <w:t>5</w:t>
        </w:r>
      </w:ins>
      <w:r>
        <w:rPr>
          <w:rFonts w:ascii="华文仿宋" w:hAnsi="华文仿宋" w:eastAsia="华文仿宋"/>
          <w:sz w:val="24"/>
        </w:rPr>
        <w:t>. Then t</w:t>
      </w:r>
      <w:r>
        <w:rPr>
          <w:rFonts w:hint="eastAsia" w:ascii="华文仿宋" w:hAnsi="华文仿宋" w:eastAsia="华文仿宋"/>
          <w:sz w:val="24"/>
        </w:rPr>
        <w:t>he</w:t>
      </w:r>
      <w:r>
        <w:rPr>
          <w:rFonts w:ascii="华文仿宋" w:hAnsi="华文仿宋" w:eastAsia="华文仿宋"/>
          <w:sz w:val="24"/>
        </w:rPr>
        <w:t xml:space="preserve"> </w:t>
      </w:r>
      <w:r>
        <w:rPr>
          <w:rFonts w:hint="eastAsia" w:ascii="华文仿宋" w:hAnsi="华文仿宋" w:eastAsia="华文仿宋"/>
          <w:sz w:val="24"/>
        </w:rPr>
        <w:t>four</w:t>
      </w:r>
      <w:r>
        <w:rPr>
          <w:rFonts w:ascii="华文仿宋" w:hAnsi="华文仿宋" w:eastAsia="华文仿宋"/>
          <w:sz w:val="24"/>
        </w:rPr>
        <w:t xml:space="preserve"> half-sized images </w:t>
      </w:r>
      <w:r>
        <w:rPr>
          <w:rFonts w:hint="eastAsia" w:ascii="华文仿宋" w:hAnsi="华文仿宋" w:eastAsia="华文仿宋"/>
          <w:sz w:val="24"/>
        </w:rPr>
        <w:t>are</w:t>
      </w:r>
      <w:r>
        <w:rPr>
          <w:rFonts w:ascii="华文仿宋" w:hAnsi="华文仿宋" w:eastAsia="华文仿宋"/>
          <w:sz w:val="24"/>
        </w:rPr>
        <w:t xml:space="preserve"> </w:t>
      </w:r>
      <w:r>
        <w:rPr>
          <w:rFonts w:hint="eastAsia" w:ascii="华文仿宋" w:hAnsi="华文仿宋" w:eastAsia="华文仿宋"/>
          <w:sz w:val="24"/>
        </w:rPr>
        <w:t>passed</w:t>
      </w:r>
      <w:r>
        <w:rPr>
          <w:rFonts w:ascii="华文仿宋" w:hAnsi="华文仿宋" w:eastAsia="华文仿宋"/>
          <w:sz w:val="24"/>
        </w:rPr>
        <w:t xml:space="preserve"> </w:t>
      </w:r>
      <w:r>
        <w:rPr>
          <w:rFonts w:hint="eastAsia" w:ascii="华文仿宋" w:hAnsi="华文仿宋" w:eastAsia="华文仿宋"/>
          <w:sz w:val="24"/>
        </w:rPr>
        <w:t>through</w:t>
      </w:r>
      <w:r>
        <w:rPr>
          <w:rFonts w:ascii="华文仿宋" w:hAnsi="华文仿宋" w:eastAsia="华文仿宋"/>
          <w:sz w:val="24"/>
        </w:rPr>
        <w:t xml:space="preserve"> </w:t>
      </w:r>
      <w:r>
        <w:rPr>
          <w:rFonts w:hint="eastAsia" w:ascii="华文仿宋" w:hAnsi="华文仿宋" w:eastAsia="华文仿宋"/>
          <w:sz w:val="24"/>
        </w:rPr>
        <w:t>two</w:t>
      </w:r>
      <w:r>
        <w:rPr>
          <w:rFonts w:ascii="华文仿宋" w:hAnsi="华文仿宋" w:eastAsia="华文仿宋"/>
          <w:sz w:val="24"/>
        </w:rPr>
        <w:t xml:space="preserve"> B</w:t>
      </w:r>
      <w:r>
        <w:rPr>
          <w:rFonts w:hint="eastAsia" w:ascii="华文仿宋" w:hAnsi="华文仿宋" w:eastAsia="华文仿宋"/>
          <w:sz w:val="24"/>
        </w:rPr>
        <w:t>asic</w:t>
      </w:r>
      <w:r>
        <w:rPr>
          <w:rFonts w:ascii="华文仿宋" w:hAnsi="华文仿宋" w:eastAsia="华文仿宋"/>
          <w:sz w:val="24"/>
        </w:rPr>
        <w:t>B</w:t>
      </w:r>
      <w:r>
        <w:rPr>
          <w:rFonts w:hint="eastAsia" w:ascii="华文仿宋" w:hAnsi="华文仿宋" w:eastAsia="华文仿宋"/>
          <w:sz w:val="24"/>
        </w:rPr>
        <w:t>locks</w:t>
      </w:r>
      <w:r>
        <w:rPr>
          <w:rFonts w:ascii="华文仿宋" w:hAnsi="华文仿宋" w:eastAsia="华文仿宋"/>
          <w:sz w:val="24"/>
        </w:rPr>
        <w:t xml:space="preserve"> a and b, </w:t>
      </w:r>
      <w:r>
        <w:rPr>
          <w:rFonts w:hint="eastAsia" w:ascii="华文仿宋" w:hAnsi="华文仿宋" w:eastAsia="华文仿宋"/>
          <w:sz w:val="24"/>
        </w:rPr>
        <w:t>separately,</w:t>
      </w:r>
      <w:r>
        <w:rPr>
          <w:rFonts w:ascii="华文仿宋" w:hAnsi="华文仿宋" w:eastAsia="华文仿宋"/>
          <w:sz w:val="24"/>
        </w:rPr>
        <w:t xml:space="preserve"> where a and b are only different from the dimensions of its first layer. After that, the two components are </w:t>
      </w:r>
      <w:r>
        <w:rPr>
          <w:rFonts w:hint="eastAsia" w:ascii="华文仿宋" w:hAnsi="华文仿宋" w:eastAsia="华文仿宋"/>
          <w:sz w:val="24"/>
        </w:rPr>
        <w:t>concatenated</w:t>
      </w:r>
      <w:r>
        <w:rPr>
          <w:rFonts w:ascii="华文仿宋" w:hAnsi="华文仿宋" w:eastAsia="华文仿宋"/>
          <w:sz w:val="24"/>
        </w:rPr>
        <w:t xml:space="preserve">, and the final classification results are output through the average pooling dimension reduction and full connection layer. Components of a and b in figure </w:t>
      </w:r>
      <w:del w:id="95" w:author="嶒棚文" w:date="2021-06-29T14:08:51Z">
        <w:r>
          <w:rPr>
            <w:rFonts w:hint="default" w:ascii="华文仿宋" w:hAnsi="华文仿宋" w:eastAsia="华文仿宋"/>
            <w:sz w:val="24"/>
            <w:lang w:val="en-US"/>
          </w:rPr>
          <w:delText>4</w:delText>
        </w:r>
      </w:del>
      <w:ins w:id="96" w:author="嶒棚文" w:date="2021-06-29T14:08:51Z">
        <w:r>
          <w:rPr>
            <w:rFonts w:hint="eastAsia" w:ascii="华文仿宋" w:hAnsi="华文仿宋" w:eastAsia="华文仿宋"/>
            <w:sz w:val="24"/>
            <w:lang w:val="en-US" w:eastAsia="zh-CN"/>
          </w:rPr>
          <w:t>5</w:t>
        </w:r>
      </w:ins>
      <w:r>
        <w:rPr>
          <w:rFonts w:ascii="华文仿宋" w:hAnsi="华文仿宋" w:eastAsia="华文仿宋"/>
          <w:sz w:val="24"/>
        </w:rPr>
        <w:t xml:space="preserve"> are demonstrated in Fig. </w:t>
      </w:r>
      <w:del w:id="97" w:author="嶒棚文" w:date="2021-06-29T14:08:54Z">
        <w:r>
          <w:rPr>
            <w:rFonts w:hint="default" w:ascii="华文仿宋" w:hAnsi="华文仿宋" w:eastAsia="华文仿宋"/>
            <w:sz w:val="24"/>
            <w:lang w:val="en-US"/>
          </w:rPr>
          <w:delText>5</w:delText>
        </w:r>
      </w:del>
      <w:ins w:id="98" w:author="嶒棚文" w:date="2021-06-29T14:08:54Z">
        <w:r>
          <w:rPr>
            <w:rFonts w:hint="eastAsia" w:ascii="华文仿宋" w:hAnsi="华文仿宋" w:eastAsia="华文仿宋"/>
            <w:sz w:val="24"/>
            <w:lang w:val="en-US" w:eastAsia="zh-CN"/>
          </w:rPr>
          <w:t>6</w:t>
        </w:r>
      </w:ins>
      <w:r>
        <w:rPr>
          <w:rFonts w:ascii="华文仿宋" w:hAnsi="华文仿宋" w:eastAsia="华文仿宋"/>
          <w:sz w:val="24"/>
        </w:rPr>
        <w:t xml:space="preserve">. </w:t>
      </w:r>
      <w:del w:id="99" w:author="嶒棚文" w:date="2021-06-29T14:11:08Z">
        <w:r>
          <w:rPr>
            <w:rFonts w:ascii="华文仿宋" w:hAnsi="华文仿宋" w:eastAsia="华文仿宋"/>
            <w:sz w:val="24"/>
          </w:rPr>
          <w:delText xml:space="preserve">The core idea is to add a residual term at the output end to prevent the gradient disappearing caused by too deep the overall network. </w:delText>
        </w:r>
        <w:commentRangeEnd w:id="25"/>
      </w:del>
      <w:del w:id="100" w:author="嶒棚文" w:date="2021-06-29T14:11:08Z">
        <w:r>
          <w:rPr>
            <w:rStyle w:val="13"/>
          </w:rPr>
          <w:commentReference w:id="25"/>
        </w:r>
      </w:del>
    </w:p>
    <w:bookmarkEnd w:id="26"/>
    <w:p>
      <w:pPr>
        <w:spacing w:line="360" w:lineRule="auto"/>
        <w:rPr>
          <w:rFonts w:ascii="华文仿宋" w:hAnsi="华文仿宋" w:eastAsia="华文仿宋"/>
          <w:sz w:val="24"/>
        </w:rPr>
      </w:pPr>
    </w:p>
    <w:p>
      <w:pPr>
        <w:spacing w:line="360" w:lineRule="auto"/>
        <w:rPr>
          <w:rFonts w:ascii="华文仿宋" w:hAnsi="华文仿宋" w:eastAsia="华文仿宋"/>
          <w:sz w:val="24"/>
        </w:rPr>
      </w:pPr>
    </w:p>
    <w:p>
      <w:pPr>
        <w:spacing w:line="360" w:lineRule="auto"/>
        <w:jc w:val="center"/>
        <w:rPr>
          <w:rFonts w:ascii="华文仿宋" w:hAnsi="华文仿宋" w:eastAsia="华文仿宋"/>
          <w:sz w:val="24"/>
        </w:rPr>
      </w:pPr>
      <w:r>
        <w:rPr>
          <w:rFonts w:hint="eastAsia" w:ascii="华文仿宋" w:hAnsi="华文仿宋" w:eastAsia="华文仿宋"/>
          <w:sz w:val="24"/>
        </w:rPr>
        <w:drawing>
          <wp:inline distT="0" distB="0" distL="114300" distR="114300">
            <wp:extent cx="2488565" cy="3439160"/>
            <wp:effectExtent l="0" t="0" r="6350" b="8890"/>
            <wp:docPr id="5" name="图片 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5"/>
                    <pic:cNvPicPr>
                      <a:picLocks noChangeAspect="1"/>
                    </pic:cNvPicPr>
                  </pic:nvPicPr>
                  <pic:blipFill>
                    <a:blip r:embed="rId14"/>
                    <a:stretch>
                      <a:fillRect/>
                    </a:stretch>
                  </pic:blipFill>
                  <pic:spPr>
                    <a:xfrm>
                      <a:off x="0" y="0"/>
                      <a:ext cx="2488565" cy="3439160"/>
                    </a:xfrm>
                    <a:prstGeom prst="rect">
                      <a:avLst/>
                    </a:prstGeom>
                  </pic:spPr>
                </pic:pic>
              </a:graphicData>
            </a:graphic>
          </wp:inline>
        </w:drawing>
      </w:r>
    </w:p>
    <w:p>
      <w:pPr>
        <w:pStyle w:val="2"/>
        <w:spacing w:line="360" w:lineRule="auto"/>
        <w:jc w:val="center"/>
      </w:pPr>
      <w:r>
        <w:t xml:space="preserve">图 </w:t>
      </w:r>
      <w:r>
        <w:fldChar w:fldCharType="begin"/>
      </w:r>
      <w:r>
        <w:instrText xml:space="preserve"> SEQ 图 \* ARABIC </w:instrText>
      </w:r>
      <w:r>
        <w:fldChar w:fldCharType="separate"/>
      </w:r>
      <w:ins w:id="101" w:author="嶒棚文" w:date="2021-06-29T14:46:34Z">
        <w:r>
          <w:rPr/>
          <w:t>6</w:t>
        </w:r>
      </w:ins>
      <w:del w:id="102" w:author="嶒棚文" w:date="2021-06-29T14:46:34Z">
        <w:r>
          <w:rPr/>
          <w:delText>6</w:delText>
        </w:r>
      </w:del>
      <w:r>
        <w:fldChar w:fldCharType="end"/>
      </w:r>
      <w:r>
        <w:rPr>
          <w:rFonts w:hint="eastAsia"/>
        </w:rPr>
        <w:t>. 图示为BasicBlock的基本构成单元，</w:t>
      </w:r>
      <w:commentRangeStart w:id="26"/>
      <w:r>
        <w:rPr>
          <w:rFonts w:hint="eastAsia"/>
        </w:rPr>
        <w:t>identity</w:t>
      </w:r>
      <w:commentRangeEnd w:id="26"/>
      <w:r>
        <w:rPr>
          <w:rStyle w:val="13"/>
          <w:rFonts w:asciiTheme="minorHAnsi" w:hAnsiTheme="minorHAnsi" w:eastAsiaTheme="minorEastAsia"/>
        </w:rPr>
        <w:commentReference w:id="26"/>
      </w:r>
      <w:r>
        <w:rPr>
          <w:rFonts w:hint="eastAsia"/>
        </w:rPr>
        <w:t>分支为残差项并与主干相加</w:t>
      </w:r>
    </w:p>
    <w:p>
      <w:r>
        <w:t xml:space="preserve">Figure 6. </w:t>
      </w:r>
      <w:bookmarkStart w:id="27" w:name="_Hlk75795984"/>
      <w:r>
        <w:t>Components of the BasicBlock. The identity branch is the residual term and is added to the trunk</w:t>
      </w:r>
      <w:bookmarkEnd w:id="27"/>
    </w:p>
    <w:p/>
    <w:p>
      <w:pPr>
        <w:rPr>
          <w:ins w:id="103" w:author="嶒棚文" w:date="2021-06-29T14:11:12Z"/>
          <w:rFonts w:hint="default" w:ascii="华文仿宋" w:hAnsi="华文仿宋" w:eastAsia="华文仿宋"/>
          <w:sz w:val="24"/>
          <w:lang w:val="en-US"/>
        </w:rPr>
      </w:pPr>
      <w:ins w:id="104" w:author="嶒棚文" w:date="2021-06-29T14:11:12Z">
        <w:r>
          <w:rPr>
            <w:rFonts w:ascii="华文仿宋" w:hAnsi="华文仿宋" w:eastAsia="华文仿宋"/>
            <w:sz w:val="24"/>
          </w:rPr>
          <w:t>The core idea is to add a residual term</w:t>
        </w:r>
      </w:ins>
      <w:ins w:id="105" w:author="嶒棚文" w:date="2021-06-29T14:11:48Z">
        <w:r>
          <w:rPr>
            <w:rFonts w:hint="eastAsia" w:ascii="华文仿宋" w:hAnsi="华文仿宋" w:eastAsia="华文仿宋"/>
            <w:sz w:val="24"/>
            <w:lang w:val="en-US" w:eastAsia="zh-CN"/>
          </w:rPr>
          <w:t>,</w:t>
        </w:r>
      </w:ins>
      <w:ins w:id="106" w:author="嶒棚文" w:date="2021-06-29T14:11:54Z">
        <w:r>
          <w:rPr>
            <w:rFonts w:hint="eastAsia" w:ascii="华文仿宋" w:hAnsi="华文仿宋" w:eastAsia="华文仿宋"/>
            <w:sz w:val="24"/>
            <w:lang w:val="en-US" w:eastAsia="zh-CN"/>
          </w:rPr>
          <w:t>the</w:t>
        </w:r>
      </w:ins>
      <w:ins w:id="107" w:author="嶒棚文" w:date="2021-06-29T14:11:56Z">
        <w:r>
          <w:rPr>
            <w:rFonts w:hint="eastAsia" w:ascii="华文仿宋" w:hAnsi="华文仿宋" w:eastAsia="华文仿宋"/>
            <w:sz w:val="24"/>
            <w:lang w:val="en-US" w:eastAsia="zh-CN"/>
          </w:rPr>
          <w:t xml:space="preserve"> </w:t>
        </w:r>
      </w:ins>
      <w:ins w:id="108" w:author="嶒棚文" w:date="2021-06-29T14:11:57Z">
        <w:r>
          <w:rPr>
            <w:rFonts w:hint="eastAsia" w:ascii="华文仿宋" w:hAnsi="华文仿宋" w:eastAsia="华文仿宋"/>
            <w:sz w:val="24"/>
            <w:lang w:val="en-US" w:eastAsia="zh-CN"/>
          </w:rPr>
          <w:t>i</w:t>
        </w:r>
      </w:ins>
      <w:ins w:id="109" w:author="嶒棚文" w:date="2021-06-29T14:11:58Z">
        <w:r>
          <w:rPr>
            <w:rFonts w:hint="eastAsia" w:ascii="华文仿宋" w:hAnsi="华文仿宋" w:eastAsia="华文仿宋"/>
            <w:sz w:val="24"/>
            <w:lang w:val="en-US" w:eastAsia="zh-CN"/>
          </w:rPr>
          <w:t>den</w:t>
        </w:r>
      </w:ins>
      <w:ins w:id="110" w:author="嶒棚文" w:date="2021-06-29T14:12:00Z">
        <w:r>
          <w:rPr>
            <w:rFonts w:hint="eastAsia" w:ascii="华文仿宋" w:hAnsi="华文仿宋" w:eastAsia="华文仿宋"/>
            <w:sz w:val="24"/>
            <w:lang w:val="en-US" w:eastAsia="zh-CN"/>
          </w:rPr>
          <w:t>t</w:t>
        </w:r>
      </w:ins>
      <w:ins w:id="111" w:author="嶒棚文" w:date="2021-06-29T14:12:01Z">
        <w:r>
          <w:rPr>
            <w:rFonts w:hint="eastAsia" w:ascii="华文仿宋" w:hAnsi="华文仿宋" w:eastAsia="华文仿宋"/>
            <w:sz w:val="24"/>
            <w:lang w:val="en-US" w:eastAsia="zh-CN"/>
          </w:rPr>
          <w:t xml:space="preserve">ity </w:t>
        </w:r>
      </w:ins>
      <w:ins w:id="112" w:author="嶒棚文" w:date="2021-06-29T14:12:02Z">
        <w:r>
          <w:rPr>
            <w:rFonts w:hint="eastAsia" w:ascii="华文仿宋" w:hAnsi="华文仿宋" w:eastAsia="华文仿宋"/>
            <w:sz w:val="24"/>
            <w:lang w:val="en-US" w:eastAsia="zh-CN"/>
          </w:rPr>
          <w:t>i</w:t>
        </w:r>
      </w:ins>
      <w:ins w:id="113" w:author="嶒棚文" w:date="2021-06-29T14:12:03Z">
        <w:r>
          <w:rPr>
            <w:rFonts w:hint="eastAsia" w:ascii="华文仿宋" w:hAnsi="华文仿宋" w:eastAsia="华文仿宋"/>
            <w:sz w:val="24"/>
            <w:lang w:val="en-US" w:eastAsia="zh-CN"/>
          </w:rPr>
          <w:t xml:space="preserve">n </w:t>
        </w:r>
      </w:ins>
      <w:ins w:id="114" w:author="嶒棚文" w:date="2021-06-29T14:12:04Z">
        <w:r>
          <w:rPr>
            <w:rFonts w:hint="eastAsia" w:ascii="华文仿宋" w:hAnsi="华文仿宋" w:eastAsia="华文仿宋"/>
            <w:sz w:val="24"/>
            <w:lang w:val="en-US" w:eastAsia="zh-CN"/>
          </w:rPr>
          <w:t>Fig</w:t>
        </w:r>
      </w:ins>
      <w:ins w:id="115" w:author="嶒棚文" w:date="2021-06-29T14:12:06Z">
        <w:r>
          <w:rPr>
            <w:rFonts w:hint="eastAsia" w:ascii="华文仿宋" w:hAnsi="华文仿宋" w:eastAsia="华文仿宋"/>
            <w:sz w:val="24"/>
            <w:lang w:val="en-US" w:eastAsia="zh-CN"/>
          </w:rPr>
          <w:t xml:space="preserve"> 6</w:t>
        </w:r>
      </w:ins>
      <w:ins w:id="116" w:author="嶒棚文" w:date="2021-06-29T14:12:09Z">
        <w:r>
          <w:rPr>
            <w:rFonts w:hint="eastAsia" w:ascii="华文仿宋" w:hAnsi="华文仿宋" w:eastAsia="华文仿宋"/>
            <w:sz w:val="24"/>
            <w:lang w:val="en-US" w:eastAsia="zh-CN"/>
          </w:rPr>
          <w:t>,</w:t>
        </w:r>
      </w:ins>
      <w:ins w:id="117" w:author="嶒棚文" w:date="2021-06-29T14:11:12Z">
        <w:r>
          <w:rPr>
            <w:rFonts w:ascii="华文仿宋" w:hAnsi="华文仿宋" w:eastAsia="华文仿宋"/>
            <w:sz w:val="24"/>
          </w:rPr>
          <w:t xml:space="preserve"> at the output end</w:t>
        </w:r>
      </w:ins>
      <w:ins w:id="118" w:author="嶒棚文" w:date="2021-06-29T14:15:21Z">
        <w:r>
          <w:rPr>
            <w:rFonts w:hint="eastAsia" w:ascii="华文仿宋" w:hAnsi="华文仿宋" w:eastAsia="华文仿宋"/>
            <w:sz w:val="24"/>
            <w:lang w:val="en-US" w:eastAsia="zh-CN"/>
          </w:rPr>
          <w:t>，</w:t>
        </w:r>
      </w:ins>
      <w:ins w:id="119" w:author="嶒棚文" w:date="2021-06-29T14:15:22Z">
        <w:r>
          <w:rPr>
            <w:rFonts w:hint="eastAsia" w:ascii="华文仿宋" w:hAnsi="华文仿宋" w:eastAsia="华文仿宋"/>
            <w:sz w:val="24"/>
            <w:lang w:val="en-US" w:eastAsia="zh-CN"/>
          </w:rPr>
          <w:t>由于</w:t>
        </w:r>
      </w:ins>
      <w:ins w:id="120" w:author="嶒棚文" w:date="2021-06-29T14:13:38Z">
        <w:r>
          <w:rPr>
            <w:rFonts w:hint="eastAsia" w:ascii="华文仿宋" w:hAnsi="华文仿宋" w:eastAsia="华文仿宋"/>
            <w:sz w:val="24"/>
            <w:lang w:val="en-US" w:eastAsia="zh-CN"/>
          </w:rPr>
          <w:t>引入</w:t>
        </w:r>
      </w:ins>
      <w:ins w:id="121" w:author="嶒棚文" w:date="2021-06-29T14:15:25Z">
        <w:r>
          <w:rPr>
            <w:rFonts w:hint="eastAsia" w:ascii="华文仿宋" w:hAnsi="华文仿宋" w:eastAsia="华文仿宋"/>
            <w:sz w:val="24"/>
            <w:lang w:val="en-US" w:eastAsia="zh-CN"/>
          </w:rPr>
          <w:t>了</w:t>
        </w:r>
      </w:ins>
      <w:ins w:id="122" w:author="嶒棚文" w:date="2021-06-29T14:13:50Z">
        <w:r>
          <w:rPr>
            <w:rFonts w:hint="eastAsia" w:ascii="华文仿宋" w:hAnsi="华文仿宋" w:eastAsia="华文仿宋"/>
            <w:sz w:val="24"/>
            <w:lang w:val="en-US" w:eastAsia="zh-CN"/>
          </w:rPr>
          <w:t>identity</w:t>
        </w:r>
      </w:ins>
      <w:ins w:id="123" w:author="嶒棚文" w:date="2021-06-29T14:13:51Z">
        <w:r>
          <w:rPr>
            <w:rFonts w:hint="eastAsia" w:ascii="华文仿宋" w:hAnsi="华文仿宋" w:eastAsia="华文仿宋"/>
            <w:sz w:val="24"/>
            <w:lang w:val="en-US" w:eastAsia="zh-CN"/>
          </w:rPr>
          <w:t xml:space="preserve"> s</w:t>
        </w:r>
      </w:ins>
      <w:ins w:id="124" w:author="嶒棚文" w:date="2021-06-29T14:13:52Z">
        <w:r>
          <w:rPr>
            <w:rFonts w:hint="eastAsia" w:ascii="华文仿宋" w:hAnsi="华文仿宋" w:eastAsia="华文仿宋"/>
            <w:sz w:val="24"/>
            <w:lang w:val="en-US" w:eastAsia="zh-CN"/>
          </w:rPr>
          <w:t>hor</w:t>
        </w:r>
      </w:ins>
      <w:ins w:id="125" w:author="嶒棚文" w:date="2021-06-29T14:13:54Z">
        <w:r>
          <w:rPr>
            <w:rFonts w:hint="eastAsia" w:ascii="华文仿宋" w:hAnsi="华文仿宋" w:eastAsia="华文仿宋"/>
            <w:sz w:val="24"/>
            <w:lang w:val="en-US" w:eastAsia="zh-CN"/>
          </w:rPr>
          <w:t>t</w:t>
        </w:r>
      </w:ins>
      <w:ins w:id="126" w:author="嶒棚文" w:date="2021-06-29T14:13:55Z">
        <w:r>
          <w:rPr>
            <w:rFonts w:hint="eastAsia" w:ascii="华文仿宋" w:hAnsi="华文仿宋" w:eastAsia="华文仿宋"/>
            <w:sz w:val="24"/>
            <w:lang w:val="en-US" w:eastAsia="zh-CN"/>
          </w:rPr>
          <w:t>cut</w:t>
        </w:r>
      </w:ins>
      <w:ins w:id="127" w:author="嶒棚文" w:date="2021-06-29T14:13:57Z">
        <w:r>
          <w:rPr>
            <w:rFonts w:hint="eastAsia" w:ascii="华文仿宋" w:hAnsi="华文仿宋" w:eastAsia="华文仿宋"/>
            <w:sz w:val="24"/>
            <w:lang w:val="en-US" w:eastAsia="zh-CN"/>
          </w:rPr>
          <w:t xml:space="preserve"> con</w:t>
        </w:r>
      </w:ins>
      <w:ins w:id="128" w:author="嶒棚文" w:date="2021-06-29T14:13:58Z">
        <w:r>
          <w:rPr>
            <w:rFonts w:hint="eastAsia" w:ascii="华文仿宋" w:hAnsi="华文仿宋" w:eastAsia="华文仿宋"/>
            <w:sz w:val="24"/>
            <w:lang w:val="en-US" w:eastAsia="zh-CN"/>
          </w:rPr>
          <w:t>ne</w:t>
        </w:r>
      </w:ins>
      <w:ins w:id="129" w:author="嶒棚文" w:date="2021-06-29T14:13:59Z">
        <w:r>
          <w:rPr>
            <w:rFonts w:hint="eastAsia" w:ascii="华文仿宋" w:hAnsi="华文仿宋" w:eastAsia="华文仿宋"/>
            <w:sz w:val="24"/>
            <w:lang w:val="en-US" w:eastAsia="zh-CN"/>
          </w:rPr>
          <w:t>ction</w:t>
        </w:r>
      </w:ins>
      <w:ins w:id="130" w:author="嶒棚文" w:date="2021-06-29T14:14:01Z">
        <w:r>
          <w:rPr>
            <w:rFonts w:hint="eastAsia" w:ascii="华文仿宋" w:hAnsi="华文仿宋" w:eastAsia="华文仿宋"/>
            <w:sz w:val="24"/>
            <w:lang w:val="en-US" w:eastAsia="zh-CN"/>
          </w:rPr>
          <w:t>,</w:t>
        </w:r>
      </w:ins>
      <w:ins w:id="131" w:author="嶒棚文" w:date="2021-06-29T14:15:43Z">
        <w:r>
          <w:rPr>
            <w:rFonts w:hint="eastAsia" w:ascii="华文仿宋" w:hAnsi="华文仿宋" w:eastAsia="华文仿宋"/>
            <w:sz w:val="24"/>
            <w:lang w:val="en-US" w:eastAsia="zh-CN"/>
          </w:rPr>
          <w:t>也称</w:t>
        </w:r>
      </w:ins>
      <w:ins w:id="132" w:author="嶒棚文" w:date="2021-06-29T14:15:44Z">
        <w:r>
          <w:rPr>
            <w:rFonts w:hint="eastAsia" w:ascii="华文仿宋" w:hAnsi="华文仿宋" w:eastAsia="华文仿宋"/>
            <w:sz w:val="24"/>
            <w:lang w:val="en-US" w:eastAsia="zh-CN"/>
          </w:rPr>
          <w:t>残差项</w:t>
        </w:r>
      </w:ins>
      <w:ins w:id="133" w:author="嶒棚文" w:date="2021-06-29T14:15:45Z">
        <w:r>
          <w:rPr>
            <w:rFonts w:hint="eastAsia" w:ascii="华文仿宋" w:hAnsi="华文仿宋" w:eastAsia="华文仿宋"/>
            <w:sz w:val="24"/>
            <w:lang w:val="en-US" w:eastAsia="zh-CN"/>
          </w:rPr>
          <w:t>，</w:t>
        </w:r>
      </w:ins>
      <w:ins w:id="134" w:author="嶒棚文" w:date="2021-06-29T14:15:49Z">
        <w:r>
          <w:rPr>
            <w:rFonts w:hint="eastAsia" w:ascii="华文仿宋" w:hAnsi="华文仿宋" w:eastAsia="华文仿宋"/>
            <w:sz w:val="24"/>
            <w:lang w:val="en-US" w:eastAsia="zh-CN"/>
          </w:rPr>
          <w:t>其</w:t>
        </w:r>
      </w:ins>
      <w:ins w:id="135" w:author="嶒棚文" w:date="2021-06-29T14:14:10Z">
        <w:r>
          <w:rPr>
            <w:rFonts w:hint="eastAsia" w:ascii="华文仿宋" w:hAnsi="华文仿宋" w:eastAsia="华文仿宋"/>
            <w:sz w:val="24"/>
            <w:lang w:val="en-US" w:eastAsia="zh-CN"/>
          </w:rPr>
          <w:t>直接</w:t>
        </w:r>
      </w:ins>
      <w:ins w:id="136" w:author="嶒棚文" w:date="2021-06-29T14:14:13Z">
        <w:r>
          <w:rPr>
            <w:rFonts w:hint="eastAsia" w:ascii="华文仿宋" w:hAnsi="华文仿宋" w:eastAsia="华文仿宋"/>
            <w:sz w:val="24"/>
            <w:lang w:val="en-US" w:eastAsia="zh-CN"/>
          </w:rPr>
          <w:t>跳过</w:t>
        </w:r>
      </w:ins>
      <w:ins w:id="137" w:author="嶒棚文" w:date="2021-06-29T14:14:14Z">
        <w:r>
          <w:rPr>
            <w:rFonts w:hint="eastAsia" w:ascii="华文仿宋" w:hAnsi="华文仿宋" w:eastAsia="华文仿宋"/>
            <w:sz w:val="24"/>
            <w:lang w:val="en-US" w:eastAsia="zh-CN"/>
          </w:rPr>
          <w:t>一个</w:t>
        </w:r>
      </w:ins>
      <w:ins w:id="138" w:author="嶒棚文" w:date="2021-06-29T14:14:21Z">
        <w:r>
          <w:rPr>
            <w:rFonts w:hint="eastAsia" w:ascii="华文仿宋" w:hAnsi="华文仿宋" w:eastAsia="华文仿宋"/>
            <w:sz w:val="24"/>
            <w:lang w:val="en-US" w:eastAsia="zh-CN"/>
          </w:rPr>
          <w:t>或多个层，</w:t>
        </w:r>
      </w:ins>
      <w:ins w:id="139" w:author="嶒棚文" w:date="2021-06-29T14:11:12Z">
        <w:r>
          <w:rPr>
            <w:rFonts w:ascii="华文仿宋" w:hAnsi="华文仿宋" w:eastAsia="华文仿宋"/>
            <w:sz w:val="24"/>
          </w:rPr>
          <w:t xml:space="preserve"> </w:t>
        </w:r>
      </w:ins>
      <w:ins w:id="140" w:author="嶒棚文" w:date="2021-06-29T14:11:12Z">
        <w:r>
          <w:rPr>
            <w:rStyle w:val="13"/>
          </w:rPr>
          <w:commentReference w:id="27"/>
        </w:r>
      </w:ins>
      <w:ins w:id="141" w:author="嶒棚文" w:date="2021-06-29T14:16:02Z">
        <w:r>
          <w:rPr>
            <w:rFonts w:hint="eastAsia" w:ascii="华文仿宋" w:hAnsi="华文仿宋" w:eastAsia="华文仿宋"/>
            <w:sz w:val="24"/>
            <w:lang w:val="en-US" w:eastAsia="zh-CN"/>
          </w:rPr>
          <w:t>与</w:t>
        </w:r>
      </w:ins>
      <w:ins w:id="142" w:author="嶒棚文" w:date="2021-06-29T14:16:04Z">
        <w:r>
          <w:rPr>
            <w:rFonts w:hint="eastAsia" w:ascii="华文仿宋" w:hAnsi="华文仿宋" w:eastAsia="华文仿宋"/>
            <w:sz w:val="24"/>
            <w:lang w:val="en-US" w:eastAsia="zh-CN"/>
          </w:rPr>
          <w:t>主干</w:t>
        </w:r>
      </w:ins>
      <w:ins w:id="143" w:author="嶒棚文" w:date="2021-06-29T14:16:07Z">
        <w:r>
          <w:rPr>
            <w:rFonts w:hint="eastAsia" w:ascii="华文仿宋" w:hAnsi="华文仿宋" w:eastAsia="华文仿宋"/>
            <w:sz w:val="24"/>
            <w:lang w:val="en-US" w:eastAsia="zh-CN"/>
          </w:rPr>
          <w:t>相加</w:t>
        </w:r>
      </w:ins>
      <w:ins w:id="144" w:author="嶒棚文" w:date="2021-06-29T14:16:47Z">
        <w:r>
          <w:rPr>
            <w:rFonts w:hint="eastAsia" w:ascii="华文仿宋" w:hAnsi="华文仿宋" w:eastAsia="华文仿宋"/>
            <w:sz w:val="24"/>
            <w:lang w:val="en-US" w:eastAsia="zh-CN"/>
          </w:rPr>
          <w:t>以</w:t>
        </w:r>
      </w:ins>
      <w:ins w:id="145" w:author="嶒棚文" w:date="2021-06-29T14:16:09Z">
        <w:r>
          <w:rPr>
            <w:rFonts w:hint="eastAsia" w:ascii="华文仿宋" w:hAnsi="华文仿宋" w:eastAsia="华文仿宋"/>
            <w:sz w:val="24"/>
            <w:lang w:val="en-US" w:eastAsia="zh-CN"/>
          </w:rPr>
          <w:t>达到</w:t>
        </w:r>
      </w:ins>
      <w:ins w:id="146" w:author="嶒棚文" w:date="2021-06-29T14:16:11Z">
        <w:r>
          <w:rPr>
            <w:rFonts w:hint="eastAsia" w:ascii="华文仿宋" w:hAnsi="华文仿宋" w:eastAsia="华文仿宋"/>
            <w:sz w:val="24"/>
            <w:lang w:val="en-US" w:eastAsia="zh-CN"/>
          </w:rPr>
          <w:t>抑制</w:t>
        </w:r>
      </w:ins>
      <w:ins w:id="147" w:author="嶒棚文" w:date="2021-06-29T14:16:15Z">
        <w:r>
          <w:rPr>
            <w:rFonts w:hint="eastAsia" w:ascii="华文仿宋" w:hAnsi="华文仿宋" w:eastAsia="华文仿宋"/>
            <w:sz w:val="24"/>
            <w:lang w:val="en-US" w:eastAsia="zh-CN"/>
          </w:rPr>
          <w:t>网络</w:t>
        </w:r>
      </w:ins>
      <w:ins w:id="148" w:author="嶒棚文" w:date="2021-06-29T14:16:18Z">
        <w:r>
          <w:rPr>
            <w:rFonts w:hint="eastAsia" w:ascii="华文仿宋" w:hAnsi="华文仿宋" w:eastAsia="华文仿宋"/>
            <w:sz w:val="24"/>
            <w:lang w:val="en-US" w:eastAsia="zh-CN"/>
          </w:rPr>
          <w:t>由于</w:t>
        </w:r>
      </w:ins>
      <w:ins w:id="149" w:author="嶒棚文" w:date="2021-06-29T14:16:19Z">
        <w:r>
          <w:rPr>
            <w:rFonts w:hint="eastAsia" w:ascii="华文仿宋" w:hAnsi="华文仿宋" w:eastAsia="华文仿宋"/>
            <w:sz w:val="24"/>
            <w:lang w:val="en-US" w:eastAsia="zh-CN"/>
          </w:rPr>
          <w:t>过深</w:t>
        </w:r>
      </w:ins>
      <w:ins w:id="150" w:author="嶒棚文" w:date="2021-06-29T14:17:09Z">
        <w:r>
          <w:rPr>
            <w:rFonts w:hint="eastAsia" w:ascii="华文仿宋" w:hAnsi="华文仿宋" w:eastAsia="华文仿宋"/>
            <w:sz w:val="24"/>
            <w:lang w:val="en-US" w:eastAsia="zh-CN"/>
          </w:rPr>
          <w:t>所</w:t>
        </w:r>
      </w:ins>
      <w:ins w:id="151" w:author="嶒棚文" w:date="2021-06-29T14:16:24Z">
        <w:r>
          <w:rPr>
            <w:rFonts w:hint="eastAsia" w:ascii="华文仿宋" w:hAnsi="华文仿宋" w:eastAsia="华文仿宋"/>
            <w:sz w:val="24"/>
            <w:lang w:val="en-US" w:eastAsia="zh-CN"/>
          </w:rPr>
          <w:t>引起的</w:t>
        </w:r>
      </w:ins>
      <w:ins w:id="152" w:author="嶒棚文" w:date="2021-06-29T14:16:28Z">
        <w:r>
          <w:rPr>
            <w:rFonts w:hint="eastAsia" w:ascii="华文仿宋" w:hAnsi="华文仿宋" w:eastAsia="华文仿宋"/>
            <w:sz w:val="24"/>
            <w:lang w:val="en-US" w:eastAsia="zh-CN"/>
          </w:rPr>
          <w:t>梯度消失</w:t>
        </w:r>
      </w:ins>
      <w:ins w:id="153" w:author="嶒棚文" w:date="2021-06-29T14:17:22Z">
        <w:r>
          <w:rPr>
            <w:rFonts w:hint="eastAsia" w:ascii="华文仿宋" w:hAnsi="华文仿宋" w:eastAsia="华文仿宋"/>
            <w:sz w:val="24"/>
            <w:lang w:val="en-US" w:eastAsia="zh-CN"/>
          </w:rPr>
          <w:t>现象</w:t>
        </w:r>
      </w:ins>
      <w:ins w:id="154" w:author="嶒棚文" w:date="2021-06-29T14:16:29Z">
        <w:r>
          <w:rPr>
            <w:rFonts w:hint="eastAsia" w:ascii="华文仿宋" w:hAnsi="华文仿宋" w:eastAsia="华文仿宋"/>
            <w:sz w:val="24"/>
            <w:lang w:val="en-US" w:eastAsia="zh-CN"/>
          </w:rPr>
          <w:t>的</w:t>
        </w:r>
      </w:ins>
      <w:ins w:id="155" w:author="嶒棚文" w:date="2021-06-29T14:17:00Z">
        <w:r>
          <w:rPr>
            <w:rFonts w:hint="eastAsia" w:ascii="华文仿宋" w:hAnsi="华文仿宋" w:eastAsia="华文仿宋"/>
            <w:sz w:val="24"/>
            <w:lang w:val="en-US" w:eastAsia="zh-CN"/>
          </w:rPr>
          <w:t>效果</w:t>
        </w:r>
      </w:ins>
      <w:ins w:id="156" w:author="嶒棚文" w:date="2021-06-29T14:16:41Z">
        <w:r>
          <w:rPr>
            <w:rFonts w:hint="eastAsia" w:ascii="华文仿宋" w:hAnsi="华文仿宋" w:eastAsia="华文仿宋"/>
            <w:sz w:val="24"/>
            <w:lang w:val="en-US" w:eastAsia="zh-CN"/>
          </w:rPr>
          <w:t>。</w:t>
        </w:r>
      </w:ins>
    </w:p>
    <w:p/>
    <w:p/>
    <w:p/>
    <w:p/>
    <w:p/>
    <w:p/>
    <w:p>
      <w:pPr>
        <w:rPr>
          <w:rFonts w:asciiTheme="majorHAnsi" w:hAnsiTheme="majorHAnsi"/>
          <w:b/>
          <w:bCs/>
          <w:sz w:val="36"/>
          <w:szCs w:val="36"/>
        </w:rPr>
      </w:pPr>
      <w:bookmarkStart w:id="28" w:name="_Hlk75748931"/>
      <w:r>
        <w:rPr>
          <w:rFonts w:asciiTheme="majorHAnsi" w:hAnsiTheme="majorHAnsi"/>
          <w:b/>
          <w:bCs/>
          <w:sz w:val="36"/>
          <w:szCs w:val="36"/>
        </w:rPr>
        <w:t>Blockchain-enabled AI platform</w:t>
      </w:r>
    </w:p>
    <w:bookmarkEnd w:id="28"/>
    <w:p>
      <w:pPr>
        <w:ind w:firstLine="420"/>
        <w:rPr>
          <w:sz w:val="30"/>
          <w:szCs w:val="30"/>
        </w:rPr>
      </w:pPr>
      <w:r>
        <w:rPr>
          <w:sz w:val="30"/>
          <w:szCs w:val="30"/>
        </w:rPr>
        <w:t>Data Desensitization</w:t>
      </w:r>
    </w:p>
    <w:p>
      <w:pPr>
        <w:spacing w:line="360" w:lineRule="auto"/>
        <w:jc w:val="center"/>
        <w:rPr>
          <w:rFonts w:ascii="华文仿宋" w:hAnsi="华文仿宋" w:eastAsia="华文仿宋"/>
          <w:sz w:val="24"/>
        </w:rPr>
      </w:pPr>
      <w:r>
        <w:rPr>
          <w:rFonts w:ascii="华文仿宋" w:hAnsi="华文仿宋" w:eastAsia="华文仿宋"/>
          <w:sz w:val="24"/>
        </w:rPr>
        <w:drawing>
          <wp:inline distT="0" distB="0" distL="114300" distR="114300">
            <wp:extent cx="4869815" cy="1657985"/>
            <wp:effectExtent l="0" t="0" r="0" b="0"/>
            <wp:docPr id="8" name="图片 8" descr="Three pa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hree parties"/>
                    <pic:cNvPicPr>
                      <a:picLocks noChangeAspect="1"/>
                    </pic:cNvPicPr>
                  </pic:nvPicPr>
                  <pic:blipFill>
                    <a:blip r:embed="rId15"/>
                    <a:stretch>
                      <a:fillRect/>
                    </a:stretch>
                  </pic:blipFill>
                  <pic:spPr>
                    <a:xfrm>
                      <a:off x="0" y="0"/>
                      <a:ext cx="4869815" cy="1657985"/>
                    </a:xfrm>
                    <a:prstGeom prst="rect">
                      <a:avLst/>
                    </a:prstGeom>
                  </pic:spPr>
                </pic:pic>
              </a:graphicData>
            </a:graphic>
          </wp:inline>
        </w:drawing>
      </w:r>
    </w:p>
    <w:p>
      <w:pPr>
        <w:pStyle w:val="2"/>
        <w:jc w:val="center"/>
        <w:rPr>
          <w:rFonts w:ascii="华文仿宋" w:hAnsi="华文仿宋" w:eastAsia="华文仿宋"/>
          <w:sz w:val="24"/>
        </w:rPr>
      </w:pPr>
      <w:r>
        <w:t xml:space="preserve">图 </w:t>
      </w:r>
      <w:r>
        <w:fldChar w:fldCharType="begin"/>
      </w:r>
      <w:r>
        <w:instrText xml:space="preserve"> SEQ 图 \* ARABIC </w:instrText>
      </w:r>
      <w:r>
        <w:fldChar w:fldCharType="separate"/>
      </w:r>
      <w:ins w:id="157" w:author="嶒棚文" w:date="2021-06-29T14:46:34Z">
        <w:r>
          <w:rPr/>
          <w:t>1</w:t>
        </w:r>
      </w:ins>
      <w:del w:id="158" w:author="嶒棚文" w:date="2021-06-29T14:46:34Z">
        <w:r>
          <w:rPr/>
          <w:delText>1</w:delText>
        </w:r>
      </w:del>
      <w:r>
        <w:fldChar w:fldCharType="end"/>
      </w:r>
    </w:p>
    <w:p>
      <w:bookmarkStart w:id="29" w:name="_Hlk75748962"/>
      <w:commentRangeStart w:id="28"/>
      <w:r>
        <w:t xml:space="preserve">In the era of smart medicine, </w:t>
      </w:r>
      <w:r>
        <w:rPr>
          <w:rFonts w:hint="eastAsia"/>
        </w:rPr>
        <w:t>traditional</w:t>
      </w:r>
      <w:r>
        <w:t xml:space="preserve"> medical institutions start to get </w:t>
      </w:r>
      <w:r>
        <w:rPr>
          <w:rFonts w:hint="eastAsia"/>
        </w:rPr>
        <w:t>assistance</w:t>
      </w:r>
      <w:r>
        <w:t xml:space="preserve"> by </w:t>
      </w:r>
      <w:r>
        <w:rPr>
          <w:rFonts w:hint="eastAsia"/>
        </w:rPr>
        <w:t>computer-aided</w:t>
      </w:r>
      <w:r>
        <w:t xml:space="preserve"> </w:t>
      </w:r>
      <w:r>
        <w:rPr>
          <w:rFonts w:hint="eastAsia"/>
        </w:rPr>
        <w:t>diagnosis</w:t>
      </w:r>
      <w:r>
        <w:t xml:space="preserve"> </w:t>
      </w:r>
      <w:r>
        <w:rPr>
          <w:rFonts w:hint="eastAsia"/>
        </w:rPr>
        <w:t>system</w:t>
      </w:r>
      <w:r>
        <w:t xml:space="preserve"> (CAD). In this background, sensitive data sharing and storing face the most </w:t>
      </w:r>
      <w:r>
        <w:rPr>
          <w:rFonts w:hint="eastAsia"/>
        </w:rPr>
        <w:t>challenges</w:t>
      </w:r>
      <w:r>
        <w:t>. As a classical protocol of blockchain, InterPlanetary File System (IPFS) provides a secure, economical, tamper-resistant, and decentralized storage solution by using encryption hash</w:t>
      </w:r>
      <w:r>
        <w:rPr>
          <w:rFonts w:hint="eastAsia"/>
        </w:rPr>
        <w:t>.</w:t>
      </w:r>
      <w:r>
        <w:t xml:space="preserve"> </w:t>
      </w:r>
      <w:commentRangeStart w:id="29"/>
      <w:r>
        <w:t>Taking RSA algorithm for example. First, it generates a pair of public key and private key, which are used to encrypt information to obtain ciphertext. Then, the hexadecimal encoding will replace the sensitive information in the file. The decryption process is to decode and decrypt the password with the private key to obtain plaintext, and cover the sensitive information in the original file.</w:t>
      </w:r>
      <w:commentRangeEnd w:id="29"/>
      <w:r>
        <w:rPr>
          <w:rStyle w:val="13"/>
        </w:rPr>
        <w:commentReference w:id="29"/>
      </w:r>
      <w:commentRangeEnd w:id="28"/>
      <w:r>
        <w:rPr>
          <w:rStyle w:val="13"/>
        </w:rPr>
        <w:commentReference w:id="28"/>
      </w:r>
    </w:p>
    <w:p>
      <w:pPr>
        <w:rPr>
          <w:ins w:id="159" w:author="guanyu0010@outlook.com" w:date="2021-06-28T06:29:00Z"/>
        </w:rPr>
      </w:pPr>
      <w:commentRangeStart w:id="30"/>
      <w:r>
        <w:t>When a file is uploaded to the IPFS, this file is divided into several blocks and stored on different network nodes. Each block gets a unique ID through hash operation to facilitate network nodes to identify and de-duplicate. This specific ID is also required when people want to access this file on the IPFS.</w:t>
      </w:r>
      <w:commentRangeEnd w:id="30"/>
      <w:r>
        <w:rPr>
          <w:rStyle w:val="13"/>
        </w:rPr>
        <w:commentReference w:id="30"/>
      </w:r>
    </w:p>
    <w:p>
      <w:ins w:id="160" w:author="guanyu0010@outlook.com" w:date="2021-06-28T06:29:00Z">
        <w:r>
          <w:rPr/>
          <w:drawing>
            <wp:inline distT="0" distB="0" distL="0" distR="0">
              <wp:extent cx="5274310" cy="35667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3566795"/>
                      </a:xfrm>
                      <a:prstGeom prst="rect">
                        <a:avLst/>
                      </a:prstGeom>
                    </pic:spPr>
                  </pic:pic>
                </a:graphicData>
              </a:graphic>
            </wp:inline>
          </w:drawing>
        </w:r>
      </w:ins>
      <w:ins w:id="162" w:author="guanyu0010@outlook.com" w:date="2021-06-28T06:30:00Z">
        <w:r>
          <w:rPr/>
          <w:t xml:space="preserve"> </w:t>
        </w:r>
      </w:ins>
      <w:ins w:id="163" w:author="guanyu0010@outlook.com" w:date="2021-06-28T06:30:00Z">
        <w:r>
          <w:rPr/>
          <w:drawing>
            <wp:inline distT="0" distB="0" distL="0" distR="0">
              <wp:extent cx="5274310" cy="4182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4182745"/>
                      </a:xfrm>
                      <a:prstGeom prst="rect">
                        <a:avLst/>
                      </a:prstGeom>
                    </pic:spPr>
                  </pic:pic>
                </a:graphicData>
              </a:graphic>
            </wp:inline>
          </w:drawing>
        </w:r>
      </w:ins>
      <w:ins w:id="165" w:author="guanyu0010@outlook.com" w:date="2021-06-28T06:30:00Z">
        <w:r>
          <w:rPr/>
          <w:t xml:space="preserve"> </w:t>
        </w:r>
      </w:ins>
      <w:ins w:id="166" w:author="guanyu0010@outlook.com" w:date="2021-06-28T06:30:00Z">
        <w:r>
          <w:rPr/>
          <w:drawing>
            <wp:inline distT="0" distB="0" distL="0" distR="0">
              <wp:extent cx="5274310" cy="4373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4373880"/>
                      </a:xfrm>
                      <a:prstGeom prst="rect">
                        <a:avLst/>
                      </a:prstGeom>
                    </pic:spPr>
                  </pic:pic>
                </a:graphicData>
              </a:graphic>
            </wp:inline>
          </w:drawing>
        </w:r>
      </w:ins>
    </w:p>
    <w:p>
      <w:pPr>
        <w:rPr>
          <w:rFonts w:ascii="华文仿宋" w:hAnsi="华文仿宋" w:eastAsia="华文仿宋"/>
          <w:sz w:val="24"/>
        </w:rPr>
      </w:pPr>
      <w:r>
        <w:rPr>
          <w:rFonts w:ascii="华文仿宋" w:hAnsi="华文仿宋" w:eastAsia="华文仿宋"/>
          <w:sz w:val="24"/>
        </w:rPr>
        <w:t xml:space="preserve">In our blockchain framework, </w:t>
      </w:r>
      <w:r>
        <w:rPr>
          <w:rFonts w:hint="eastAsia" w:ascii="华文仿宋" w:hAnsi="华文仿宋" w:eastAsia="华文仿宋"/>
          <w:sz w:val="24"/>
        </w:rPr>
        <w:t>the</w:t>
      </w:r>
      <w:r>
        <w:rPr>
          <w:rFonts w:ascii="华文仿宋" w:hAnsi="华文仿宋" w:eastAsia="华文仿宋"/>
          <w:sz w:val="24"/>
        </w:rPr>
        <w:t xml:space="preserve"> </w:t>
      </w:r>
      <w:r>
        <w:rPr>
          <w:rFonts w:hint="eastAsia" w:ascii="华文仿宋" w:hAnsi="华文仿宋" w:eastAsia="华文仿宋"/>
          <w:sz w:val="24"/>
        </w:rPr>
        <w:t>three</w:t>
      </w:r>
      <w:r>
        <w:rPr>
          <w:rFonts w:ascii="华文仿宋" w:hAnsi="华文仿宋" w:eastAsia="华文仿宋"/>
          <w:sz w:val="24"/>
        </w:rPr>
        <w:t xml:space="preserve"> paries, hospitals, patients, and CAD model (our proposed </w:t>
      </w:r>
      <w:r>
        <w:rPr>
          <w:rFonts w:hint="eastAsia" w:ascii="华文仿宋" w:hAnsi="华文仿宋" w:eastAsia="华文仿宋"/>
          <w:sz w:val="24"/>
        </w:rPr>
        <w:t>diagnosis</w:t>
      </w:r>
      <w:r>
        <w:rPr>
          <w:rFonts w:ascii="华文仿宋" w:hAnsi="华文仿宋" w:eastAsia="华文仿宋"/>
          <w:sz w:val="24"/>
        </w:rPr>
        <w:t xml:space="preserve"> </w:t>
      </w:r>
      <w:r>
        <w:rPr>
          <w:rFonts w:hint="eastAsia" w:ascii="华文仿宋" w:hAnsi="华文仿宋" w:eastAsia="华文仿宋"/>
          <w:sz w:val="24"/>
        </w:rPr>
        <w:t>model)</w:t>
      </w:r>
      <w:r>
        <w:rPr>
          <w:rFonts w:ascii="华文仿宋" w:hAnsi="华文仿宋" w:eastAsia="华文仿宋"/>
          <w:sz w:val="24"/>
        </w:rPr>
        <w:t xml:space="preserve">, </w:t>
      </w:r>
      <w:r>
        <w:rPr>
          <w:rFonts w:hint="eastAsia" w:ascii="华文仿宋" w:hAnsi="华文仿宋" w:eastAsia="华文仿宋"/>
          <w:sz w:val="24"/>
        </w:rPr>
        <w:t>together</w:t>
      </w:r>
      <w:r>
        <w:rPr>
          <w:rFonts w:ascii="华文仿宋" w:hAnsi="华文仿宋" w:eastAsia="华文仿宋"/>
          <w:sz w:val="24"/>
        </w:rPr>
        <w:t xml:space="preserve"> constitute a private </w:t>
      </w:r>
      <w:r>
        <w:rPr>
          <w:rFonts w:hint="eastAsia" w:ascii="华文仿宋" w:hAnsi="华文仿宋" w:eastAsia="华文仿宋"/>
          <w:sz w:val="24"/>
        </w:rPr>
        <w:t>IPFS.</w:t>
      </w:r>
      <w:r>
        <w:rPr>
          <w:rFonts w:ascii="华文仿宋" w:hAnsi="华文仿宋" w:eastAsia="华文仿宋"/>
          <w:sz w:val="24"/>
        </w:rPr>
        <w:t xml:space="preserve"> T</w:t>
      </w:r>
      <w:r>
        <w:rPr>
          <w:rFonts w:hint="eastAsia" w:ascii="华文仿宋" w:hAnsi="华文仿宋" w:eastAsia="华文仿宋"/>
          <w:sz w:val="24"/>
        </w:rPr>
        <w:t>he</w:t>
      </w:r>
      <w:r>
        <w:rPr>
          <w:rFonts w:ascii="华文仿宋" w:hAnsi="华文仿宋" w:eastAsia="华文仿宋"/>
          <w:sz w:val="24"/>
        </w:rPr>
        <w:t xml:space="preserve"> </w:t>
      </w:r>
      <w:r>
        <w:rPr>
          <w:rFonts w:hint="eastAsia" w:ascii="华文仿宋" w:hAnsi="华文仿宋" w:eastAsia="华文仿宋"/>
          <w:sz w:val="24"/>
        </w:rPr>
        <w:t>hospital</w:t>
      </w:r>
      <w:r>
        <w:rPr>
          <w:rFonts w:ascii="华文仿宋" w:hAnsi="华文仿宋" w:eastAsia="华文仿宋"/>
          <w:sz w:val="24"/>
        </w:rPr>
        <w:t xml:space="preserve"> </w:t>
      </w:r>
      <w:r>
        <w:rPr>
          <w:rFonts w:hint="eastAsia" w:ascii="华文仿宋" w:hAnsi="华文仿宋" w:eastAsia="华文仿宋"/>
          <w:sz w:val="24"/>
        </w:rPr>
        <w:t>uploads</w:t>
      </w:r>
      <w:r>
        <w:rPr>
          <w:rFonts w:ascii="华文仿宋" w:hAnsi="华文仿宋" w:eastAsia="华文仿宋"/>
          <w:sz w:val="24"/>
        </w:rPr>
        <w:t xml:space="preserve"> the pathological image dataset to IPFS, get a unique CID</w:t>
      </w:r>
      <w:ins w:id="168" w:author="嶒棚文" w:date="2021-06-29T14:30:28Z">
        <w:r>
          <w:rPr>
            <w:rFonts w:hint="eastAsia" w:ascii="华文仿宋" w:hAnsi="华文仿宋" w:eastAsia="华文仿宋"/>
            <w:sz w:val="24"/>
            <w:vertAlign w:val="subscript"/>
            <w:lang w:val="en-US" w:eastAsia="zh-CN"/>
          </w:rPr>
          <w:t>H</w:t>
        </w:r>
      </w:ins>
      <w:r>
        <w:rPr>
          <w:rFonts w:ascii="华文仿宋" w:hAnsi="华文仿宋" w:eastAsia="华文仿宋"/>
          <w:sz w:val="24"/>
        </w:rPr>
        <w:t>, and send it to CAD. The CAD uses this CID</w:t>
      </w:r>
      <w:ins w:id="169" w:author="嶒棚文" w:date="2021-06-29T14:30:45Z">
        <w:r>
          <w:rPr>
            <w:rFonts w:hint="eastAsia" w:ascii="华文仿宋" w:hAnsi="华文仿宋" w:eastAsia="华文仿宋"/>
            <w:sz w:val="24"/>
            <w:vertAlign w:val="subscript"/>
            <w:lang w:val="en-US" w:eastAsia="zh-CN"/>
          </w:rPr>
          <w:t>H</w:t>
        </w:r>
      </w:ins>
      <w:r>
        <w:rPr>
          <w:rFonts w:ascii="华文仿宋" w:hAnsi="华文仿宋" w:eastAsia="华文仿宋"/>
          <w:sz w:val="24"/>
        </w:rPr>
        <w:t xml:space="preserve"> to download the desensitized dataset, return the </w:t>
      </w:r>
      <w:r>
        <w:rPr>
          <w:rFonts w:hint="eastAsia" w:ascii="华文仿宋" w:hAnsi="华文仿宋" w:eastAsia="华文仿宋"/>
          <w:sz w:val="24"/>
        </w:rPr>
        <w:t>diagnosis</w:t>
      </w:r>
      <w:r>
        <w:rPr>
          <w:rFonts w:ascii="华文仿宋" w:hAnsi="华文仿宋" w:eastAsia="华文仿宋"/>
          <w:sz w:val="24"/>
        </w:rPr>
        <w:t xml:space="preserve"> results to the hospital through </w:t>
      </w:r>
      <w:r>
        <w:rPr>
          <w:rFonts w:hint="eastAsia" w:ascii="华文仿宋" w:hAnsi="华文仿宋" w:eastAsia="华文仿宋"/>
          <w:sz w:val="24"/>
        </w:rPr>
        <w:t>IPFS</w:t>
      </w:r>
      <w:r>
        <w:rPr>
          <w:rFonts w:ascii="华文仿宋" w:hAnsi="华文仿宋" w:eastAsia="华文仿宋"/>
          <w:sz w:val="24"/>
        </w:rPr>
        <w:t xml:space="preserve"> and a new unique CID</w:t>
      </w:r>
      <w:ins w:id="170" w:author="嶒棚文" w:date="2021-06-29T14:32:55Z">
        <w:r>
          <w:rPr>
            <w:rFonts w:hint="eastAsia" w:ascii="华文仿宋" w:hAnsi="华文仿宋" w:eastAsia="华文仿宋"/>
            <w:sz w:val="24"/>
            <w:vertAlign w:val="subscript"/>
            <w:lang w:val="en-US" w:eastAsia="zh-CN"/>
          </w:rPr>
          <w:t>A</w:t>
        </w:r>
      </w:ins>
      <w:r>
        <w:rPr>
          <w:rFonts w:ascii="华文仿宋" w:hAnsi="华文仿宋" w:eastAsia="华文仿宋"/>
          <w:sz w:val="24"/>
        </w:rPr>
        <w:t xml:space="preserve">. This framework is also </w:t>
      </w:r>
      <w:r>
        <w:rPr>
          <w:rFonts w:hint="eastAsia" w:ascii="华文仿宋" w:hAnsi="华文仿宋" w:eastAsia="华文仿宋"/>
          <w:sz w:val="24"/>
        </w:rPr>
        <w:t>helpful</w:t>
      </w:r>
      <w:r>
        <w:rPr>
          <w:rFonts w:ascii="华文仿宋" w:hAnsi="华文仿宋" w:eastAsia="华文仿宋"/>
          <w:sz w:val="24"/>
        </w:rPr>
        <w:t xml:space="preserve"> </w:t>
      </w:r>
      <w:r>
        <w:rPr>
          <w:rFonts w:hint="eastAsia" w:ascii="华文仿宋" w:hAnsi="华文仿宋" w:eastAsia="华文仿宋"/>
          <w:sz w:val="24"/>
        </w:rPr>
        <w:t>for</w:t>
      </w:r>
      <w:r>
        <w:rPr>
          <w:rFonts w:ascii="华文仿宋" w:hAnsi="华文仿宋" w:eastAsia="华文仿宋"/>
          <w:sz w:val="24"/>
        </w:rPr>
        <w:t xml:space="preserve"> individuals, for example, to upload a single pathological image and safely get a </w:t>
      </w:r>
      <w:r>
        <w:rPr>
          <w:rFonts w:hint="eastAsia" w:ascii="华文仿宋" w:hAnsi="华文仿宋" w:eastAsia="华文仿宋"/>
          <w:sz w:val="24"/>
        </w:rPr>
        <w:t>diagnosis</w:t>
      </w:r>
      <w:r>
        <w:rPr>
          <w:rFonts w:ascii="华文仿宋" w:hAnsi="华文仿宋" w:eastAsia="华文仿宋"/>
          <w:sz w:val="24"/>
        </w:rPr>
        <w:t xml:space="preserve"> </w:t>
      </w:r>
      <w:r>
        <w:rPr>
          <w:rFonts w:hint="eastAsia" w:ascii="华文仿宋" w:hAnsi="华文仿宋" w:eastAsia="华文仿宋"/>
          <w:sz w:val="24"/>
        </w:rPr>
        <w:t>suggestion</w:t>
      </w:r>
      <w:r>
        <w:rPr>
          <w:rFonts w:ascii="华文仿宋" w:hAnsi="华文仿宋" w:eastAsia="华文仿宋"/>
          <w:sz w:val="24"/>
        </w:rPr>
        <w:t xml:space="preserve"> if they have an Internet of Medical Things (IoMT) like a portable or ultra-portable ultrasound scanner, or to check their </w:t>
      </w:r>
      <w:r>
        <w:rPr>
          <w:rFonts w:hint="eastAsia" w:ascii="华文仿宋" w:hAnsi="华文仿宋" w:eastAsia="华文仿宋"/>
          <w:sz w:val="24"/>
        </w:rPr>
        <w:t>relevant</w:t>
      </w:r>
      <w:r>
        <w:rPr>
          <w:rFonts w:ascii="华文仿宋" w:hAnsi="华文仿宋" w:eastAsia="华文仿宋"/>
          <w:sz w:val="24"/>
        </w:rPr>
        <w:t xml:space="preserve"> </w:t>
      </w:r>
      <w:r>
        <w:rPr>
          <w:rFonts w:hint="eastAsia" w:ascii="华文仿宋" w:hAnsi="华文仿宋" w:eastAsia="华文仿宋"/>
          <w:sz w:val="24"/>
        </w:rPr>
        <w:t>medical</w:t>
      </w:r>
      <w:r>
        <w:rPr>
          <w:rFonts w:ascii="华文仿宋" w:hAnsi="华文仿宋" w:eastAsia="华文仿宋"/>
          <w:sz w:val="24"/>
        </w:rPr>
        <w:t xml:space="preserve"> </w:t>
      </w:r>
      <w:r>
        <w:rPr>
          <w:rFonts w:hint="eastAsia" w:ascii="华文仿宋" w:hAnsi="华文仿宋" w:eastAsia="华文仿宋"/>
          <w:sz w:val="24"/>
        </w:rPr>
        <w:t>history</w:t>
      </w:r>
      <w:r>
        <w:rPr>
          <w:rFonts w:ascii="华文仿宋" w:hAnsi="华文仿宋" w:eastAsia="华文仿宋"/>
          <w:sz w:val="24"/>
        </w:rPr>
        <w:t xml:space="preserve"> if they ever changed a hospital. The detailed demonstration of this framework and examples of how it works can be found in the </w:t>
      </w:r>
      <w:commentRangeStart w:id="31"/>
      <w:r>
        <w:rPr>
          <w:rFonts w:hint="eastAsia" w:ascii="华文仿宋" w:hAnsi="华文仿宋" w:eastAsia="华文仿宋"/>
          <w:sz w:val="24"/>
        </w:rPr>
        <w:t>supplementary</w:t>
      </w:r>
      <w:r>
        <w:rPr>
          <w:rFonts w:ascii="华文仿宋" w:hAnsi="华文仿宋" w:eastAsia="华文仿宋"/>
          <w:sz w:val="24"/>
        </w:rPr>
        <w:t xml:space="preserve"> </w:t>
      </w:r>
      <w:r>
        <w:rPr>
          <w:rFonts w:hint="eastAsia" w:ascii="华文仿宋" w:hAnsi="华文仿宋" w:eastAsia="华文仿宋"/>
          <w:sz w:val="24"/>
        </w:rPr>
        <w:t>vide</w:t>
      </w:r>
      <w:r>
        <w:rPr>
          <w:rFonts w:ascii="华文仿宋" w:hAnsi="华文仿宋" w:eastAsia="华文仿宋"/>
          <w:sz w:val="24"/>
        </w:rPr>
        <w:t>o xxx</w:t>
      </w:r>
      <w:commentRangeEnd w:id="31"/>
      <w:r>
        <w:rPr>
          <w:rStyle w:val="13"/>
        </w:rPr>
        <w:commentReference w:id="31"/>
      </w:r>
      <w:r>
        <w:rPr>
          <w:rFonts w:hint="eastAsia" w:ascii="华文仿宋" w:hAnsi="华文仿宋" w:eastAsia="华文仿宋"/>
          <w:sz w:val="24"/>
        </w:rPr>
        <w:t>.</w:t>
      </w:r>
      <w:r>
        <w:rPr>
          <w:rFonts w:ascii="华文仿宋" w:hAnsi="华文仿宋" w:eastAsia="华文仿宋"/>
          <w:sz w:val="24"/>
        </w:rPr>
        <w:t xml:space="preserve"> </w:t>
      </w:r>
      <w:commentRangeStart w:id="32"/>
      <w:r>
        <w:rPr>
          <w:rFonts w:ascii="华文仿宋" w:hAnsi="华文仿宋" w:eastAsia="华文仿宋"/>
          <w:sz w:val="24"/>
        </w:rPr>
        <w:t xml:space="preserve">Notice, our proposed blockchain framework can be extended to contain more sites, as long as this site has its own </w:t>
      </w:r>
      <w:commentRangeStart w:id="33"/>
      <w:r>
        <w:rPr>
          <w:rFonts w:ascii="华文仿宋" w:hAnsi="华文仿宋" w:eastAsia="华文仿宋"/>
          <w:sz w:val="24"/>
        </w:rPr>
        <w:t>node</w:t>
      </w:r>
      <w:commentRangeEnd w:id="33"/>
      <w:r>
        <w:rPr>
          <w:rStyle w:val="13"/>
        </w:rPr>
        <w:commentReference w:id="33"/>
      </w:r>
      <w:r>
        <w:rPr>
          <w:rFonts w:ascii="华文仿宋" w:hAnsi="华文仿宋" w:eastAsia="华文仿宋"/>
          <w:sz w:val="24"/>
        </w:rPr>
        <w:t>.</w:t>
      </w:r>
      <w:commentRangeEnd w:id="32"/>
      <w:r>
        <w:rPr>
          <w:rStyle w:val="13"/>
        </w:rPr>
        <w:commentReference w:id="32"/>
      </w:r>
    </w:p>
    <w:bookmarkEnd w:id="29"/>
    <w:p>
      <w:pPr>
        <w:rPr>
          <w:rFonts w:ascii="华文仿宋" w:hAnsi="华文仿宋" w:eastAsia="华文仿宋"/>
          <w:sz w:val="24"/>
        </w:rPr>
      </w:pPr>
    </w:p>
    <w:p/>
    <w:p>
      <w:pPr>
        <w:spacing w:line="360" w:lineRule="auto"/>
        <w:rPr>
          <w:rFonts w:eastAsia="华文仿宋" w:asciiTheme="majorHAnsi" w:hAnsiTheme="majorHAnsi"/>
          <w:b/>
          <w:bCs/>
          <w:sz w:val="36"/>
          <w:szCs w:val="36"/>
        </w:rPr>
      </w:pPr>
      <w:bookmarkStart w:id="30" w:name="_Hlk75749054"/>
      <w:commentRangeStart w:id="34"/>
      <w:r>
        <w:rPr>
          <w:rFonts w:hint="eastAsia" w:eastAsia="华文仿宋" w:asciiTheme="majorHAnsi" w:hAnsiTheme="majorHAnsi"/>
          <w:b/>
          <w:bCs/>
          <w:sz w:val="36"/>
          <w:szCs w:val="36"/>
        </w:rPr>
        <w:t>Experiment</w:t>
      </w:r>
      <w:commentRangeEnd w:id="34"/>
      <w:r>
        <w:rPr>
          <w:rStyle w:val="13"/>
        </w:rPr>
        <w:commentReference w:id="34"/>
      </w:r>
      <w:bookmarkEnd w:id="30"/>
      <w:r>
        <w:rPr>
          <w:rFonts w:hint="eastAsia" w:eastAsia="华文仿宋" w:asciiTheme="majorHAnsi" w:hAnsiTheme="majorHAnsi"/>
          <w:b/>
          <w:bCs/>
          <w:sz w:val="36"/>
          <w:szCs w:val="36"/>
        </w:rPr>
        <w:t>：（先介绍数据，然后deeplearning用的什么机器，然后小标题dl的具体实验，最后再加一个区块链的验证的实验设置。1</w:t>
      </w:r>
      <w:r>
        <w:rPr>
          <w:rFonts w:eastAsia="华文仿宋" w:asciiTheme="majorHAnsi" w:hAnsiTheme="majorHAnsi"/>
          <w:b/>
          <w:bCs/>
          <w:sz w:val="36"/>
          <w:szCs w:val="36"/>
        </w:rPr>
        <w:t>500</w:t>
      </w:r>
      <w:r>
        <w:rPr>
          <w:rFonts w:hint="eastAsia" w:eastAsia="华文仿宋" w:asciiTheme="majorHAnsi" w:hAnsiTheme="majorHAnsi"/>
          <w:b/>
          <w:bCs/>
          <w:sz w:val="36"/>
          <w:szCs w:val="36"/>
        </w:rPr>
        <w:t>字）</w:t>
      </w:r>
    </w:p>
    <w:p>
      <w:pPr>
        <w:spacing w:line="360" w:lineRule="auto"/>
        <w:rPr>
          <w:rFonts w:eastAsia="华文仿宋" w:asciiTheme="majorHAnsi" w:hAnsiTheme="majorHAnsi"/>
          <w:b/>
          <w:bCs/>
          <w:sz w:val="36"/>
          <w:szCs w:val="36"/>
        </w:rPr>
      </w:pPr>
      <w:r>
        <w:rPr>
          <w:rFonts w:hint="eastAsia" w:ascii="华文仿宋" w:hAnsi="华文仿宋" w:eastAsia="华文仿宋"/>
          <w:sz w:val="28"/>
          <w:szCs w:val="28"/>
        </w:rPr>
        <w:t xml:space="preserve">a </w:t>
      </w:r>
      <w:bookmarkStart w:id="31" w:name="_Hlk75749106"/>
      <w:r>
        <w:rPr>
          <w:rFonts w:hint="eastAsia" w:ascii="华文仿宋" w:hAnsi="华文仿宋" w:eastAsia="华文仿宋"/>
          <w:sz w:val="28"/>
          <w:szCs w:val="28"/>
        </w:rPr>
        <w:t>dataset</w:t>
      </w:r>
      <w:bookmarkEnd w:id="31"/>
    </w:p>
    <w:p>
      <w:bookmarkStart w:id="32" w:name="_Hlk75749130"/>
      <w:commentRangeStart w:id="35"/>
      <w:r>
        <w:t xml:space="preserve">All </w:t>
      </w:r>
      <w:r>
        <w:rPr>
          <w:rFonts w:hint="eastAsia"/>
        </w:rPr>
        <w:t>of</w:t>
      </w:r>
      <w:r>
        <w:t xml:space="preserve"> the experiments </w:t>
      </w:r>
      <w:r>
        <w:rPr>
          <w:rFonts w:hint="eastAsia"/>
        </w:rPr>
        <w:t>are</w:t>
      </w:r>
      <w:r>
        <w:t xml:space="preserve"> conducted on the outpatient dataset of Beijing Children's Hospital</w:t>
      </w:r>
      <w:r>
        <w:rPr>
          <w:rFonts w:hint="eastAsia"/>
        </w:rPr>
        <w:t>,</w:t>
      </w:r>
      <w:r>
        <w:t xml:space="preserve"> Capital Medical University from September 2019 to February 2021. This dataset includes 229 patients in total, containing 3289 images taken by experienced sonographer in standard positions (transverse and coronal sections of the kidney). Among them, 1850 images of 17 patients are annotated into hydronephrosis area, kidney area and background area by professionals using LabelMe. All the 3289 images are labelled into 5 grades, SFU 0-4, according to the Classification System of Congenital Hydronephrosis designs by Society of Fetal Urology. All the experiments were performed using Intel CPU and NVIDIA GPU with 8GB memory.</w:t>
      </w:r>
    </w:p>
    <w:p>
      <w:r>
        <w:t>In clinical practice, SFU 0 is healthy, SFU 1-2 is mild and does not need surgery, SFU 3 is medium and needs further observation and diagnosis, and SFU 4 is severe and needs surgery. To better fit the clinical requirement, we further divide the 3289 to be three grades, SFU 0-2, SFU 3, SFU 4. Stages of experiments are demonstrated separately as below.</w:t>
      </w:r>
      <w:commentRangeEnd w:id="35"/>
      <w:r>
        <w:rPr>
          <w:rStyle w:val="13"/>
        </w:rPr>
        <w:commentReference w:id="35"/>
      </w:r>
    </w:p>
    <w:bookmarkEnd w:id="32"/>
    <w:p/>
    <w:p>
      <w:pPr>
        <w:spacing w:line="360" w:lineRule="auto"/>
      </w:pPr>
    </w:p>
    <w:p>
      <w:pPr>
        <w:spacing w:line="360" w:lineRule="auto"/>
        <w:rPr>
          <w:rFonts w:ascii="华文仿宋" w:hAnsi="华文仿宋" w:eastAsia="华文仿宋"/>
          <w:sz w:val="24"/>
        </w:rPr>
      </w:pPr>
    </w:p>
    <w:p>
      <w:pPr>
        <w:spacing w:line="360" w:lineRule="auto"/>
        <w:rPr>
          <w:rFonts w:ascii="华文仿宋" w:hAnsi="华文仿宋" w:eastAsia="华文仿宋"/>
          <w:sz w:val="24"/>
        </w:rPr>
      </w:pPr>
    </w:p>
    <w:p>
      <w:pPr>
        <w:spacing w:line="360" w:lineRule="auto"/>
        <w:rPr>
          <w:rFonts w:ascii="华文仿宋" w:hAnsi="华文仿宋" w:eastAsia="华文仿宋"/>
          <w:sz w:val="28"/>
          <w:szCs w:val="28"/>
        </w:rPr>
      </w:pPr>
      <w:r>
        <w:rPr>
          <w:rFonts w:hint="eastAsia" w:ascii="华文仿宋" w:hAnsi="华文仿宋" w:eastAsia="华文仿宋"/>
          <w:sz w:val="28"/>
          <w:szCs w:val="28"/>
        </w:rPr>
        <w:t xml:space="preserve">b </w:t>
      </w:r>
      <w:bookmarkStart w:id="33" w:name="_Hlk75749173"/>
      <w:r>
        <w:rPr>
          <w:rFonts w:hint="eastAsia" w:ascii="华文仿宋" w:hAnsi="华文仿宋" w:eastAsia="华文仿宋"/>
          <w:sz w:val="28"/>
          <w:szCs w:val="28"/>
        </w:rPr>
        <w:t>分割阶段</w:t>
      </w:r>
      <w:bookmarkEnd w:id="33"/>
    </w:p>
    <w:p>
      <w:pPr>
        <w:rPr>
          <w:rFonts w:ascii="华文仿宋" w:hAnsi="华文仿宋" w:eastAsia="华文仿宋"/>
          <w:sz w:val="24"/>
        </w:rPr>
      </w:pPr>
      <w:bookmarkStart w:id="34" w:name="_Hlk75749215"/>
      <w:commentRangeStart w:id="36"/>
      <w:r>
        <w:rPr>
          <w:rFonts w:ascii="华文仿宋" w:hAnsi="华文仿宋" w:eastAsia="华文仿宋"/>
          <w:sz w:val="24"/>
        </w:rPr>
        <w:t xml:space="preserve">The 1850 annotated images are divided into training set and test set with the ratio of 9:1. Batch training is adopted, and the batch size is set to 8. The training generation is 200. Adam optimizer is added to the training process. The initial learning rate is set to 0.005, and the learning rate is updated by the scheme with the ratio of 0.9 and the frequency of 1 generation. The combination of Dice </w:t>
      </w:r>
      <w:r>
        <w:rPr>
          <w:rFonts w:hint="eastAsia" w:ascii="华文仿宋" w:hAnsi="华文仿宋" w:eastAsia="华文仿宋"/>
          <w:sz w:val="24"/>
        </w:rPr>
        <w:t>Loss</w:t>
      </w:r>
      <w:r>
        <w:rPr>
          <w:rFonts w:ascii="华文仿宋" w:hAnsi="华文仿宋" w:eastAsia="华文仿宋"/>
          <w:sz w:val="24"/>
        </w:rPr>
        <w:t xml:space="preserve"> and </w:t>
      </w:r>
      <w:r>
        <w:rPr>
          <w:rFonts w:hint="eastAsia" w:ascii="华文仿宋" w:hAnsi="华文仿宋" w:eastAsia="华文仿宋"/>
          <w:sz w:val="24"/>
        </w:rPr>
        <w:t>Cross Entropy Loss</w:t>
      </w:r>
      <w:r>
        <w:rPr>
          <w:rFonts w:ascii="华文仿宋" w:hAnsi="华文仿宋" w:eastAsia="华文仿宋"/>
          <w:sz w:val="24"/>
        </w:rPr>
        <w:t xml:space="preserve"> is used as the loss function, and the ture value is defined as </w:t>
      </w:r>
      <m:oMath>
        <m:sSub>
          <m:sSubPr>
            <m:ctrlPr>
              <w:rPr>
                <w:rFonts w:ascii="Cambria Math" w:hAnsi="Cambria Math" w:eastAsia="华文仿宋"/>
                <w:sz w:val="24"/>
              </w:rPr>
            </m:ctrlPr>
          </m:sSubPr>
          <m:e>
            <m:r>
              <m:rPr>
                <m:sty m:val="p"/>
              </m:rPr>
              <w:rPr>
                <w:rFonts w:ascii="Cambria Math" w:hAnsi="Cambria Math" w:eastAsia="华文仿宋"/>
                <w:sz w:val="24"/>
              </w:rPr>
              <m:t>G</m:t>
            </m:r>
            <m:ctrlPr>
              <w:rPr>
                <w:rFonts w:ascii="Cambria Math" w:hAnsi="Cambria Math" w:eastAsia="华文仿宋"/>
                <w:sz w:val="24"/>
              </w:rPr>
            </m:ctrlPr>
          </m:e>
          <m:sub>
            <m:r>
              <m:rPr>
                <m:sty m:val="p"/>
              </m:rPr>
              <w:rPr>
                <w:rFonts w:ascii="Cambria Math" w:hAnsi="Cambria Math" w:eastAsia="华文仿宋"/>
                <w:sz w:val="24"/>
              </w:rPr>
              <m:t>T</m:t>
            </m:r>
            <m:ctrlPr>
              <w:rPr>
                <w:rFonts w:ascii="Cambria Math" w:hAnsi="Cambria Math" w:eastAsia="华文仿宋"/>
                <w:sz w:val="24"/>
              </w:rPr>
            </m:ctrlPr>
          </m:sub>
        </m:sSub>
      </m:oMath>
      <w:r>
        <w:rPr>
          <w:rFonts w:hint="eastAsia" w:ascii="华文仿宋" w:hAnsi="华文仿宋" w:eastAsia="华文仿宋"/>
          <w:sz w:val="24"/>
        </w:rPr>
        <w:t>,</w:t>
      </w:r>
      <w:r>
        <w:rPr>
          <w:rFonts w:ascii="华文仿宋" w:hAnsi="华文仿宋" w:eastAsia="华文仿宋"/>
          <w:sz w:val="24"/>
        </w:rPr>
        <w:t xml:space="preserve"> the predicted value is </w:t>
      </w:r>
      <m:oMath>
        <m:sSub>
          <m:sSubPr>
            <m:ctrlPr>
              <w:rPr>
                <w:rFonts w:ascii="Cambria Math" w:hAnsi="Cambria Math" w:eastAsia="华文仿宋"/>
                <w:sz w:val="24"/>
              </w:rPr>
            </m:ctrlPr>
          </m:sSubPr>
          <m:e>
            <m:r>
              <m:rPr>
                <m:sty m:val="p"/>
              </m:rPr>
              <w:rPr>
                <w:rFonts w:ascii="Cambria Math" w:hAnsi="Cambria Math" w:eastAsia="华文仿宋"/>
                <w:sz w:val="24"/>
              </w:rPr>
              <m:t>S</m:t>
            </m:r>
            <m:ctrlPr>
              <w:rPr>
                <w:rFonts w:ascii="Cambria Math" w:hAnsi="Cambria Math" w:eastAsia="华文仿宋"/>
                <w:sz w:val="24"/>
              </w:rPr>
            </m:ctrlPr>
          </m:e>
          <m:sub>
            <m:r>
              <m:rPr>
                <m:sty m:val="p"/>
              </m:rPr>
              <w:rPr>
                <w:rFonts w:ascii="Cambria Math" w:hAnsi="Cambria Math" w:eastAsia="华文仿宋"/>
                <w:sz w:val="24"/>
              </w:rPr>
              <m:t>P</m:t>
            </m:r>
            <m:ctrlPr>
              <w:rPr>
                <w:rFonts w:ascii="Cambria Math" w:hAnsi="Cambria Math" w:eastAsia="华文仿宋"/>
                <w:sz w:val="24"/>
              </w:rPr>
            </m:ctrlPr>
          </m:sub>
        </m:sSub>
      </m:oMath>
      <w:r>
        <w:rPr>
          <w:rFonts w:ascii="华文仿宋" w:hAnsi="华文仿宋" w:eastAsia="华文仿宋"/>
          <w:sz w:val="24"/>
        </w:rPr>
        <w:t xml:space="preserve">, The combined loss value is </w:t>
      </w:r>
      <m:oMath>
        <m:r>
          <m:rPr>
            <m:sty m:val="p"/>
          </m:rPr>
          <w:rPr>
            <w:rFonts w:ascii="Cambria Math" w:hAnsi="Cambria Math" w:eastAsia="华文仿宋"/>
            <w:sz w:val="24"/>
          </w:rPr>
          <m:t>L</m:t>
        </m:r>
      </m:oMath>
      <w:r>
        <w:rPr>
          <w:rFonts w:ascii="华文仿宋" w:hAnsi="华文仿宋" w:eastAsia="华文仿宋"/>
          <w:sz w:val="24"/>
        </w:rPr>
        <w:t>, and its calculation method is</w:t>
      </w:r>
      <w:commentRangeEnd w:id="36"/>
      <w:r>
        <w:rPr>
          <w:rStyle w:val="13"/>
        </w:rPr>
        <w:commentReference w:id="36"/>
      </w:r>
    </w:p>
    <w:bookmarkEnd w:id="34"/>
    <w:p>
      <w:pPr>
        <w:spacing w:line="360" w:lineRule="auto"/>
        <w:ind w:firstLine="420"/>
        <w:rPr>
          <w:rFonts w:ascii="华文仿宋" w:hAnsi="华文仿宋" w:eastAsia="华文仿宋"/>
          <w:sz w:val="24"/>
        </w:rPr>
      </w:pPr>
    </w:p>
    <w:p>
      <w:pPr>
        <w:spacing w:line="360" w:lineRule="auto"/>
        <w:ind w:firstLine="420"/>
        <w:rPr>
          <w:rFonts w:hAnsi="Cambria Math" w:eastAsia="华文仿宋"/>
          <w:sz w:val="24"/>
        </w:rPr>
      </w:pPr>
      <w:bookmarkStart w:id="35" w:name="_Hlk75749249"/>
      <m:oMathPara>
        <m:oMath>
          <m:r>
            <m:rPr/>
            <w:rPr>
              <w:rFonts w:ascii="Cambria Math" w:hAnsi="Cambria Math"/>
              <w:sz w:val="24"/>
            </w:rPr>
            <m:t>L=1−</m:t>
          </m:r>
          <m:nary>
            <m:naryPr>
              <m:chr m:val="∑"/>
              <m:limLoc m:val="undOvr"/>
              <m:subHide m:val="1"/>
              <m:supHide m:val="1"/>
              <m:ctrlPr>
                <w:rPr>
                  <w:rFonts w:ascii="Cambria Math" w:hAnsi="Cambria Math"/>
                  <w:i/>
                  <w:sz w:val="24"/>
                </w:rPr>
              </m:ctrlPr>
            </m:naryPr>
            <m:sub>
              <m:ctrlPr>
                <w:rPr>
                  <w:rFonts w:ascii="Cambria Math" w:hAnsi="Cambria Math"/>
                  <w:i/>
                  <w:sz w:val="24"/>
                </w:rPr>
              </m:ctrlPr>
            </m:sub>
            <m:sup>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G</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func>
                <m:funcPr>
                  <m:ctrlPr>
                    <w:rPr>
                      <w:rFonts w:ascii="Cambria Math" w:hAnsi="Cambria Math"/>
                      <w:i/>
                      <w:sz w:val="24"/>
                    </w:rPr>
                  </m:ctrlPr>
                </m:funcPr>
                <m:fName>
                  <m:r>
                    <m:rPr/>
                    <w:rPr>
                      <w:rFonts w:ascii="Cambria Math" w:hAnsi="Cambria Math"/>
                      <w:sz w:val="24"/>
                    </w:rPr>
                    <m:t>log</m:t>
                  </m:r>
                  <m:ctrlPr>
                    <w:rPr>
                      <w:rFonts w:ascii="Cambria Math" w:hAnsi="Cambria Math"/>
                      <w:i/>
                      <w:sz w:val="24"/>
                    </w:rPr>
                  </m:ctrlPr>
                </m:fName>
                <m:e>
                  <m:sSub>
                    <m:sSubPr>
                      <m:ctrlPr>
                        <w:rPr>
                          <w:rFonts w:ascii="Cambria Math" w:hAnsi="Cambria Math"/>
                          <w:i/>
                          <w:sz w:val="24"/>
                        </w:rPr>
                      </m:ctrlPr>
                    </m:sSubPr>
                    <m:e>
                      <m:r>
                        <m:rPr/>
                        <w:rPr>
                          <w:rFonts w:ascii="Cambria Math" w:hAnsi="Cambria Math"/>
                          <w:sz w:val="24"/>
                        </w:rPr>
                        <m:t>S</m:t>
                      </m:r>
                      <m:ctrlPr>
                        <w:rPr>
                          <w:rFonts w:ascii="Cambria Math" w:hAnsi="Cambria Math"/>
                          <w:i/>
                          <w:sz w:val="24"/>
                        </w:rPr>
                      </m:ctrlPr>
                    </m:e>
                    <m:sub>
                      <m:r>
                        <m:rPr/>
                        <w:rPr>
                          <w:rFonts w:ascii="Cambria Math" w:hAnsi="Cambria Math"/>
                          <w:sz w:val="24"/>
                        </w:rPr>
                        <m:t>P</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r>
                        <m:rPr/>
                        <w:rPr>
                          <w:rFonts w:ascii="Cambria Math" w:hAnsi="Cambria Math"/>
                          <w:sz w:val="24"/>
                        </w:rPr>
                        <m:t>2</m:t>
                      </m:r>
                      <m:nary>
                        <m:naryPr>
                          <m:chr m:val="∑"/>
                          <m:limLoc m:val="undOvr"/>
                          <m:subHide m:val="1"/>
                          <m:supHide m:val="1"/>
                          <m:ctrlPr>
                            <w:rPr>
                              <w:rFonts w:ascii="Cambria Math" w:hAnsi="Cambria Math"/>
                              <w:i/>
                              <w:sz w:val="24"/>
                            </w:rPr>
                          </m:ctrlPr>
                        </m:naryPr>
                        <m:sub>
                          <m:ctrlPr>
                            <w:rPr>
                              <w:rFonts w:ascii="Cambria Math" w:hAnsi="Cambria Math"/>
                              <w:i/>
                              <w:sz w:val="24"/>
                            </w:rPr>
                          </m:ctrlPr>
                        </m:sub>
                        <m:sup>
                          <m:ctrlPr>
                            <w:rPr>
                              <w:rFonts w:ascii="Cambria Math" w:hAnsi="Cambria Math"/>
                              <w:i/>
                              <w:sz w:val="24"/>
                            </w:rPr>
                          </m:ctrlPr>
                        </m:sup>
                        <m:e>
                          <m:sSub>
                            <m:sSubPr>
                              <m:ctrlPr>
                                <w:rPr>
                                  <w:rFonts w:ascii="Cambria Math" w:hAnsi="Cambria Math"/>
                                  <w:i/>
                                  <w:sz w:val="24"/>
                                </w:rPr>
                              </m:ctrlPr>
                            </m:sSubPr>
                            <m:e>
                              <m:r>
                                <m:rPr/>
                                <w:rPr>
                                  <w:rFonts w:ascii="Cambria Math" w:hAnsi="Cambria Math"/>
                                  <w:sz w:val="24"/>
                                </w:rPr>
                                <m:t>G</m:t>
                              </m:r>
                              <m:ctrlPr>
                                <w:rPr>
                                  <w:rFonts w:ascii="Cambria Math" w:hAnsi="Cambria Math"/>
                                  <w:i/>
                                  <w:sz w:val="24"/>
                                </w:rPr>
                              </m:ctrlPr>
                            </m:e>
                            <m:sub>
                              <m:r>
                                <m:rPr/>
                                <w:rPr>
                                  <w:rFonts w:ascii="Cambria Math" w:hAnsi="Cambria Math"/>
                                  <w:sz w:val="24"/>
                                </w:rPr>
                                <m:t>T</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S</m:t>
                              </m:r>
                              <m:ctrlPr>
                                <w:rPr>
                                  <w:rFonts w:ascii="Cambria Math" w:hAnsi="Cambria Math"/>
                                  <w:i/>
                                  <w:sz w:val="24"/>
                                </w:rPr>
                              </m:ctrlPr>
                            </m:e>
                            <m:sub>
                              <m:r>
                                <m:rPr/>
                                <w:rPr>
                                  <w:rFonts w:ascii="Cambria Math" w:hAnsi="Cambria Math"/>
                                  <w:sz w:val="24"/>
                                </w:rPr>
                                <m:t>P</m:t>
                              </m:r>
                              <m:ctrlPr>
                                <w:rPr>
                                  <w:rFonts w:ascii="Cambria Math" w:hAnsi="Cambria Math"/>
                                  <w:i/>
                                  <w:sz w:val="24"/>
                                </w:rPr>
                              </m:ctrlPr>
                            </m:sub>
                          </m:sSub>
                          <m:ctrlPr>
                            <w:rPr>
                              <w:rFonts w:ascii="Cambria Math" w:hAnsi="Cambria Math"/>
                              <w:i/>
                              <w:sz w:val="24"/>
                            </w:rPr>
                          </m:ctrlPr>
                        </m:e>
                      </m:nary>
                      <m:ctrlPr>
                        <w:rPr>
                          <w:rFonts w:ascii="Cambria Math" w:hAnsi="Cambria Math"/>
                          <w:i/>
                          <w:sz w:val="24"/>
                        </w:rPr>
                      </m:ctrlPr>
                    </m:num>
                    <m:den>
                      <m:nary>
                        <m:naryPr>
                          <m:chr m:val="∑"/>
                          <m:limLoc m:val="undOvr"/>
                          <m:subHide m:val="1"/>
                          <m:supHide m:val="1"/>
                          <m:ctrlPr>
                            <w:rPr>
                              <w:rFonts w:ascii="Cambria Math" w:hAnsi="Cambria Math"/>
                              <w:i/>
                              <w:sz w:val="24"/>
                            </w:rPr>
                          </m:ctrlPr>
                        </m:naryPr>
                        <m:sub>
                          <m:ctrlPr>
                            <w:rPr>
                              <w:rFonts w:ascii="Cambria Math" w:hAnsi="Cambria Math"/>
                              <w:i/>
                              <w:sz w:val="24"/>
                            </w:rPr>
                          </m:ctrlPr>
                        </m:sub>
                        <m:sup>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G</m:t>
                              </m:r>
                              <m:ctrlPr>
                                <w:rPr>
                                  <w:rFonts w:ascii="Cambria Math" w:hAnsi="Cambria Math"/>
                                  <w:i/>
                                  <w:sz w:val="24"/>
                                </w:rPr>
                              </m:ctrlPr>
                            </m:e>
                            <m:sub>
                              <m:r>
                                <m:rPr/>
                                <w:rPr>
                                  <w:rFonts w:ascii="Cambria Math" w:hAnsi="Cambria Math"/>
                                  <w:sz w:val="24"/>
                                </w:rPr>
                                <m:t>T</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S</m:t>
                              </m:r>
                              <m:ctrlPr>
                                <w:rPr>
                                  <w:rFonts w:ascii="Cambria Math" w:hAnsi="Cambria Math"/>
                                  <w:i/>
                                  <w:sz w:val="24"/>
                                </w:rPr>
                              </m:ctrlPr>
                            </m:e>
                            <m:sub>
                              <m:r>
                                <m:rPr/>
                                <w:rPr>
                                  <w:rFonts w:ascii="Cambria Math" w:hAnsi="Cambria Math"/>
                                  <w:sz w:val="24"/>
                                </w:rPr>
                                <m:t>P</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den>
                  </m:f>
                  <m:ctrlPr>
                    <w:rPr>
                      <w:rFonts w:ascii="Cambria Math" w:hAnsi="Cambria Math"/>
                      <w:i/>
                      <w:sz w:val="24"/>
                    </w:rPr>
                  </m:ctrlPr>
                </m:e>
              </m:func>
              <m:ctrlPr>
                <w:rPr>
                  <w:rFonts w:ascii="Cambria Math" w:hAnsi="Cambria Math"/>
                  <w:i/>
                  <w:sz w:val="24"/>
                </w:rPr>
              </m:ctrlPr>
            </m:e>
          </m:nary>
        </m:oMath>
      </m:oMathPara>
    </w:p>
    <w:bookmarkEnd w:id="35"/>
    <w:p>
      <w:pPr>
        <w:rPr>
          <w:rFonts w:ascii="华文仿宋" w:hAnsi="华文仿宋" w:eastAsia="华文仿宋"/>
          <w:sz w:val="24"/>
        </w:rPr>
      </w:pPr>
      <w:bookmarkStart w:id="36" w:name="_Hlk75749264"/>
      <w:commentRangeStart w:id="37"/>
      <w:r>
        <w:rPr>
          <w:rFonts w:hint="eastAsia" w:ascii="华文仿宋" w:hAnsi="华文仿宋" w:eastAsia="华文仿宋"/>
          <w:sz w:val="24"/>
        </w:rPr>
        <w:t xml:space="preserve">Taking </w:t>
      </w:r>
      <w:r>
        <w:rPr>
          <w:rFonts w:ascii="华文仿宋" w:hAnsi="华文仿宋" w:eastAsia="华文仿宋"/>
          <w:sz w:val="24"/>
        </w:rPr>
        <w:t xml:space="preserve">Mean Intersection over Union (MIoU) </w:t>
      </w:r>
      <w:r>
        <w:rPr>
          <w:rFonts w:hint="eastAsia" w:ascii="华文仿宋" w:hAnsi="华文仿宋" w:eastAsia="华文仿宋"/>
          <w:sz w:val="24"/>
        </w:rPr>
        <w:t xml:space="preserve">as the evaluation standard of the model results, the actual input of the whole training network </w:t>
      </w:r>
      <w:r>
        <w:rPr>
          <w:rFonts w:ascii="华文仿宋" w:hAnsi="华文仿宋" w:eastAsia="华文仿宋"/>
          <w:sz w:val="24"/>
        </w:rPr>
        <w:t>are</w:t>
      </w:r>
      <w:r>
        <w:rPr>
          <w:rFonts w:hint="eastAsia" w:ascii="华文仿宋" w:hAnsi="华文仿宋" w:eastAsia="华文仿宋"/>
          <w:sz w:val="24"/>
        </w:rPr>
        <w:t xml:space="preserve"> </w:t>
      </w:r>
      <w:r>
        <w:rPr>
          <w:rFonts w:ascii="华文仿宋" w:hAnsi="华文仿宋" w:eastAsia="华文仿宋"/>
          <w:sz w:val="24"/>
        </w:rPr>
        <w:t xml:space="preserve">images that are </w:t>
      </w:r>
      <w:r>
        <w:rPr>
          <w:rFonts w:hint="eastAsia" w:ascii="华文仿宋" w:hAnsi="华文仿宋" w:eastAsia="华文仿宋"/>
          <w:sz w:val="24"/>
        </w:rPr>
        <w:t xml:space="preserve">reduced and filled to </w:t>
      </w:r>
      <w:r>
        <w:rPr>
          <w:rFonts w:ascii="华文仿宋" w:hAnsi="华文仿宋" w:eastAsia="华文仿宋"/>
          <w:sz w:val="24"/>
        </w:rPr>
        <w:t xml:space="preserve">size </w:t>
      </w:r>
      <w:r>
        <w:rPr>
          <w:rFonts w:hint="eastAsia" w:ascii="华文仿宋" w:hAnsi="华文仿宋" w:eastAsia="华文仿宋"/>
          <w:sz w:val="24"/>
        </w:rPr>
        <w:t>474 × 473, the output segmentation image size is 1024 × 768。</w:t>
      </w:r>
      <w:commentRangeEnd w:id="37"/>
      <w:r>
        <w:rPr>
          <w:rStyle w:val="13"/>
        </w:rPr>
        <w:commentReference w:id="37"/>
      </w:r>
    </w:p>
    <w:bookmarkEnd w:id="36"/>
    <w:p>
      <w:pPr>
        <w:spacing w:line="360" w:lineRule="auto"/>
        <w:rPr>
          <w:rFonts w:ascii="华文仿宋" w:hAnsi="华文仿宋" w:eastAsia="华文仿宋"/>
          <w:sz w:val="24"/>
        </w:rPr>
      </w:pPr>
    </w:p>
    <w:p>
      <w:pPr>
        <w:spacing w:line="360" w:lineRule="auto"/>
        <w:rPr>
          <w:rFonts w:ascii="华文仿宋" w:hAnsi="华文仿宋" w:eastAsia="华文仿宋"/>
          <w:sz w:val="28"/>
          <w:szCs w:val="28"/>
        </w:rPr>
      </w:pPr>
      <w:r>
        <w:rPr>
          <w:rFonts w:hint="eastAsia" w:ascii="华文仿宋" w:hAnsi="华文仿宋" w:eastAsia="华文仿宋"/>
          <w:sz w:val="28"/>
          <w:szCs w:val="28"/>
        </w:rPr>
        <w:t>c 分类阶段</w:t>
      </w:r>
    </w:p>
    <w:p>
      <w:pPr>
        <w:rPr>
          <w:rFonts w:ascii="华文仿宋" w:hAnsi="华文仿宋" w:eastAsia="华文仿宋"/>
          <w:sz w:val="24"/>
        </w:rPr>
      </w:pPr>
      <w:commentRangeStart w:id="38"/>
      <w:bookmarkStart w:id="37" w:name="_Hlk75749316"/>
      <w:r>
        <w:rPr>
          <w:rFonts w:ascii="华文仿宋" w:hAnsi="华文仿宋" w:eastAsia="华文仿宋"/>
          <w:sz w:val="24"/>
        </w:rPr>
        <w:t xml:space="preserve">After obtained a </w:t>
      </w:r>
      <w:r>
        <w:rPr>
          <w:rFonts w:hint="eastAsia" w:ascii="华文仿宋" w:hAnsi="华文仿宋" w:eastAsia="华文仿宋"/>
          <w:sz w:val="24"/>
        </w:rPr>
        <w:t>segmentation</w:t>
      </w:r>
      <w:r>
        <w:rPr>
          <w:rFonts w:ascii="华文仿宋" w:hAnsi="华文仿宋" w:eastAsia="华文仿宋"/>
          <w:sz w:val="24"/>
        </w:rPr>
        <w:t xml:space="preserve"> </w:t>
      </w:r>
      <w:r>
        <w:rPr>
          <w:rFonts w:hint="eastAsia" w:ascii="华文仿宋" w:hAnsi="华文仿宋" w:eastAsia="华文仿宋"/>
          <w:sz w:val="24"/>
        </w:rPr>
        <w:t>network</w:t>
      </w:r>
      <w:r>
        <w:rPr>
          <w:rFonts w:ascii="华文仿宋" w:hAnsi="华文仿宋" w:eastAsia="华文仿宋"/>
          <w:sz w:val="24"/>
        </w:rPr>
        <w:t xml:space="preserve"> </w:t>
      </w:r>
      <w:r>
        <w:rPr>
          <w:rFonts w:hint="eastAsia" w:ascii="华文仿宋" w:hAnsi="华文仿宋" w:eastAsia="华文仿宋"/>
          <w:sz w:val="24"/>
        </w:rPr>
        <w:t>with</w:t>
      </w:r>
      <w:r>
        <w:rPr>
          <w:rFonts w:ascii="华文仿宋" w:hAnsi="华文仿宋" w:eastAsia="华文仿宋"/>
          <w:sz w:val="24"/>
        </w:rPr>
        <w:t xml:space="preserve"> </w:t>
      </w:r>
      <w:r>
        <w:rPr>
          <w:rFonts w:hint="eastAsia" w:ascii="华文仿宋" w:hAnsi="华文仿宋" w:eastAsia="华文仿宋"/>
          <w:sz w:val="24"/>
        </w:rPr>
        <w:t>good</w:t>
      </w:r>
      <w:r>
        <w:rPr>
          <w:rFonts w:ascii="华文仿宋" w:hAnsi="华文仿宋" w:eastAsia="华文仿宋"/>
          <w:sz w:val="24"/>
        </w:rPr>
        <w:t xml:space="preserve"> </w:t>
      </w:r>
      <w:r>
        <w:rPr>
          <w:rFonts w:hint="eastAsia" w:ascii="华文仿宋" w:hAnsi="华文仿宋" w:eastAsia="华文仿宋"/>
          <w:sz w:val="24"/>
        </w:rPr>
        <w:t>performance</w:t>
      </w:r>
      <w:r>
        <w:rPr>
          <w:rFonts w:ascii="华文仿宋" w:hAnsi="华文仿宋" w:eastAsia="华文仿宋"/>
          <w:sz w:val="24"/>
        </w:rPr>
        <w:t xml:space="preserve">, all the remaining un-annotated images are sent through the segmentation network again, and their segmentation result </w:t>
      </w:r>
      <w:r>
        <w:rPr>
          <w:rFonts w:hint="eastAsia" w:ascii="华文仿宋" w:hAnsi="华文仿宋" w:eastAsia="华文仿宋"/>
          <w:sz w:val="24"/>
        </w:rPr>
        <w:t>S</w:t>
      </w:r>
      <w:r>
        <w:rPr>
          <w:rFonts w:ascii="华文仿宋" w:hAnsi="华文仿宋" w:eastAsia="华文仿宋"/>
          <w:sz w:val="24"/>
        </w:rPr>
        <w:t xml:space="preserve"> is merged into the original image F. The merging algorithm is as follows:</w:t>
      </w:r>
      <w:commentRangeEnd w:id="38"/>
      <w:r>
        <w:rPr>
          <w:rStyle w:val="13"/>
        </w:rPr>
        <w:commentReference w:id="38"/>
      </w:r>
    </w:p>
    <w:bookmarkEnd w:id="37"/>
    <w:p>
      <w:pPr>
        <w:spacing w:line="360" w:lineRule="auto"/>
        <w:ind w:firstLine="420"/>
        <w:rPr>
          <w:rFonts w:hAnsi="Cambria Math"/>
          <w:sz w:val="24"/>
        </w:rPr>
      </w:pPr>
      <m:oMathPara>
        <m:oMath>
          <w:bookmarkStart w:id="38" w:name="_Hlk75749339"/>
          <m:r>
            <m:rPr>
              <m:sty m:val="p"/>
            </m:rPr>
            <w:rPr>
              <w:rFonts w:ascii="Cambria Math" w:hAnsi="Cambria Math" w:eastAsia="华文仿宋"/>
              <w:sz w:val="24"/>
            </w:rPr>
            <m:t>O</m:t>
          </m:r>
          <m:r>
            <m:rPr>
              <m:sty m:val="p"/>
            </m:rPr>
            <w:rPr>
              <w:rFonts w:hint="eastAsia" w:ascii="Cambria Math" w:hAnsi="Cambria Math" w:eastAsia="华文仿宋"/>
              <w:sz w:val="24"/>
            </w:rPr>
            <m:t>utput</m:t>
          </m:r>
          <m:r>
            <m:rPr>
              <m:sty m:val="p"/>
            </m:rPr>
            <w:rPr>
              <w:rFonts w:ascii="Cambria Math" w:hAnsi="Cambria Math" w:eastAsia="华文仿宋"/>
              <w:sz w:val="24"/>
            </w:rPr>
            <m:t xml:space="preserve"> = F</m:t>
          </m:r>
          <m:r>
            <m:rPr>
              <m:sty m:val="p"/>
            </m:rPr>
            <w:rPr>
              <w:rFonts w:hint="eastAsia" w:ascii="Cambria Math" w:hAnsi="Cambria Math" w:eastAsia="华文仿宋"/>
              <w:sz w:val="24"/>
            </w:rPr>
            <m:t>×</m:t>
          </m:r>
          <m:r>
            <m:rPr>
              <m:sty m:val="p"/>
            </m:rPr>
            <w:rPr>
              <w:rFonts w:ascii="Cambria Math" w:hAnsi="Cambria Math" w:eastAsia="华文仿宋"/>
              <w:sz w:val="24"/>
            </w:rPr>
            <m:t>(1−</m:t>
          </m:r>
          <m:r>
            <m:rPr>
              <m:sty m:val="p"/>
            </m:rPr>
            <w:rPr>
              <w:rFonts w:ascii="Cambria Math" w:hAnsi="Cambria Math"/>
              <w:sz w:val="24"/>
            </w:rPr>
            <m:t>α</m:t>
          </m:r>
          <m:r>
            <m:rPr>
              <m:sty m:val="p"/>
            </m:rPr>
            <w:rPr>
              <w:rFonts w:ascii="Cambria Math" w:hAnsi="Cambria Math" w:eastAsia="华文仿宋"/>
              <w:sz w:val="24"/>
            </w:rPr>
            <m:t>)+S</m:t>
          </m:r>
          <m:r>
            <m:rPr>
              <m:sty m:val="p"/>
            </m:rPr>
            <w:rPr>
              <w:rFonts w:hint="eastAsia" w:ascii="Cambria Math" w:hAnsi="Cambria Math" w:eastAsia="华文仿宋"/>
              <w:sz w:val="24"/>
            </w:rPr>
            <m:t>×</m:t>
          </m:r>
          <m:r>
            <m:rPr>
              <m:sty m:val="p"/>
            </m:rPr>
            <w:rPr>
              <w:rFonts w:ascii="Cambria Math" w:hAnsi="Cambria Math"/>
              <w:sz w:val="24"/>
            </w:rPr>
            <m:t>α</m:t>
          </m:r>
        </m:oMath>
      </m:oMathPara>
    </w:p>
    <w:bookmarkEnd w:id="38"/>
    <w:p>
      <w:pPr>
        <w:rPr>
          <w:rFonts w:ascii="华文仿宋" w:hAnsi="华文仿宋" w:eastAsia="华文仿宋"/>
          <w:sz w:val="24"/>
        </w:rPr>
      </w:pPr>
      <w:commentRangeStart w:id="39"/>
      <w:bookmarkStart w:id="39" w:name="_Hlk75749349"/>
      <w:r>
        <w:rPr>
          <w:rFonts w:ascii="华文仿宋" w:hAnsi="华文仿宋" w:eastAsia="华文仿宋"/>
          <w:sz w:val="24"/>
        </w:rPr>
        <w:t xml:space="preserve">In the actual experiment, we set </w:t>
      </w:r>
      <m:oMath>
        <m:r>
          <m:rPr>
            <m:sty m:val="p"/>
          </m:rPr>
          <w:rPr>
            <w:rFonts w:ascii="Cambria Math" w:hAnsi="Cambria Math"/>
            <w:sz w:val="24"/>
          </w:rPr>
          <m:t>α</m:t>
        </m:r>
      </m:oMath>
      <w:r>
        <w:rPr>
          <w:rFonts w:hint="eastAsia" w:ascii="华文仿宋" w:hAnsi="华文仿宋" w:eastAsia="华文仿宋"/>
          <w:sz w:val="24"/>
        </w:rPr>
        <w:t xml:space="preserve"> </w:t>
      </w:r>
      <w:r>
        <w:rPr>
          <w:rFonts w:ascii="华文仿宋" w:hAnsi="华文仿宋" w:eastAsia="华文仿宋"/>
          <w:sz w:val="24"/>
        </w:rPr>
        <w:t xml:space="preserve">to be 0.1. After 3289 labeled images are segmented, unnecessary regions are cropped according to the principle of keeping organ regions as much as possible, then the result sized 810 × 608 are derived. Divide these results into training set and test set with the ratio of 9:1. Comparative experiments are also conducted to prove the superiority of our classification network in this stage and accuracy is taken as the evaluation standard. the calculation method of classification model f and test set D with size n is as follows For classification model </w:t>
      </w:r>
      <m:oMath>
        <m:r>
          <m:rPr/>
          <w:rPr>
            <w:rFonts w:ascii="Cambria Math" w:hAnsi="Cambria Math"/>
            <w:sz w:val="24"/>
          </w:rPr>
          <m:t>f</m:t>
        </m:r>
      </m:oMath>
      <w:r>
        <w:rPr>
          <w:rFonts w:ascii="华文仿宋" w:hAnsi="华文仿宋" w:eastAsia="华文仿宋"/>
          <w:sz w:val="24"/>
        </w:rPr>
        <w:t xml:space="preserve"> and test set </w:t>
      </w:r>
      <m:oMath>
        <m:r>
          <m:rPr/>
          <w:rPr>
            <w:rFonts w:ascii="Cambria Math" w:hAnsi="Cambria Math"/>
            <w:sz w:val="24"/>
          </w:rPr>
          <m:t>D</m:t>
        </m:r>
      </m:oMath>
      <w:r>
        <w:rPr>
          <w:rFonts w:ascii="华文仿宋" w:hAnsi="华文仿宋" w:eastAsia="华文仿宋"/>
          <w:sz w:val="24"/>
        </w:rPr>
        <w:t xml:space="preserve"> with size </w:t>
      </w:r>
      <m:oMath>
        <m:r>
          <m:rPr>
            <m:sty m:val="p"/>
          </m:rPr>
          <w:rPr>
            <w:rFonts w:ascii="Cambria Math" w:hAnsi="Cambria Math" w:eastAsia="华文仿宋"/>
            <w:sz w:val="24"/>
          </w:rPr>
          <m:t>N</m:t>
        </m:r>
      </m:oMath>
      <w:r>
        <w:rPr>
          <w:rFonts w:ascii="华文仿宋" w:hAnsi="华文仿宋" w:eastAsia="华文仿宋"/>
          <w:sz w:val="24"/>
        </w:rPr>
        <w:t>, accuracy is as follows</w:t>
      </w:r>
      <w:commentRangeEnd w:id="39"/>
      <w:r>
        <w:rPr>
          <w:rStyle w:val="13"/>
        </w:rPr>
        <w:commentReference w:id="39"/>
      </w:r>
    </w:p>
    <w:bookmarkEnd w:id="39"/>
    <w:p>
      <w:pPr>
        <w:spacing w:line="360" w:lineRule="auto"/>
        <w:ind w:firstLine="420"/>
        <w:rPr>
          <w:rFonts w:ascii="华文仿宋" w:hAnsi="华文仿宋" w:eastAsia="华文仿宋"/>
          <w:sz w:val="24"/>
        </w:rPr>
      </w:pPr>
      <w:bookmarkStart w:id="40" w:name="_Hlk75749360"/>
      <m:oMathPara>
        <m:oMath>
          <m:r>
            <m:rPr>
              <m:sty m:val="p"/>
            </m:rPr>
            <w:rPr>
              <w:rFonts w:ascii="Cambria Math" w:hAnsi="Cambria Math" w:eastAsia="华文仿宋"/>
              <w:sz w:val="24"/>
            </w:rPr>
            <m:t>A</m:t>
          </m:r>
          <m:r>
            <m:rPr>
              <m:sty m:val="p"/>
            </m:rPr>
            <w:rPr>
              <w:rFonts w:hint="eastAsia" w:ascii="Cambria Math" w:hAnsi="Cambria Math" w:eastAsia="华文仿宋"/>
              <w:sz w:val="24"/>
            </w:rPr>
            <m:t>cc</m:t>
          </m:r>
          <m:r>
            <m:rPr>
              <m:sty m:val="p"/>
            </m:rPr>
            <w:rPr>
              <w:rFonts w:ascii="Cambria Math" w:hAnsi="Cambria Math" w:eastAsia="华文仿宋"/>
              <w:sz w:val="24"/>
            </w:rPr>
            <m:t>(</m:t>
          </m:r>
          <m:r>
            <m:rPr/>
            <w:rPr>
              <w:rFonts w:ascii="Cambria Math" w:hAnsi="Cambria Math"/>
              <w:sz w:val="24"/>
            </w:rPr>
            <m:t>f;D</m:t>
          </m:r>
          <m:r>
            <m:rPr>
              <m:sty m:val="p"/>
            </m:rPr>
            <w:rPr>
              <w:rFonts w:ascii="Cambria Math" w:hAnsi="Cambria Math" w:eastAsia="华文仿宋"/>
              <w:sz w:val="24"/>
            </w:rPr>
            <m:t>)=</m:t>
          </m:r>
          <m:f>
            <m:fPr>
              <m:ctrlPr>
                <w:rPr>
                  <w:rFonts w:ascii="Cambria Math" w:hAnsi="Cambria Math" w:eastAsia="华文仿宋"/>
                  <w:sz w:val="24"/>
                </w:rPr>
              </m:ctrlPr>
            </m:fPr>
            <m:num>
              <m:r>
                <m:rPr>
                  <m:sty m:val="p"/>
                </m:rPr>
                <w:rPr>
                  <w:rFonts w:ascii="Cambria Math" w:hAnsi="Cambria Math" w:eastAsia="华文仿宋"/>
                  <w:sz w:val="24"/>
                </w:rPr>
                <m:t>1</m:t>
              </m:r>
              <m:ctrlPr>
                <w:rPr>
                  <w:rFonts w:ascii="Cambria Math" w:hAnsi="Cambria Math" w:eastAsia="华文仿宋"/>
                  <w:sz w:val="24"/>
                </w:rPr>
              </m:ctrlPr>
            </m:num>
            <m:den>
              <m:r>
                <m:rPr>
                  <m:sty m:val="p"/>
                </m:rPr>
                <w:rPr>
                  <w:rFonts w:ascii="Cambria Math" w:hAnsi="Cambria Math" w:eastAsia="华文仿宋"/>
                  <w:sz w:val="24"/>
                </w:rPr>
                <m:t>N</m:t>
              </m:r>
              <m:ctrlPr>
                <w:rPr>
                  <w:rFonts w:ascii="Cambria Math" w:hAnsi="Cambria Math" w:eastAsia="华文仿宋"/>
                  <w:sz w:val="24"/>
                </w:rPr>
              </m:ctrlPr>
            </m:den>
          </m:f>
          <m:nary>
            <m:naryPr>
              <m:chr m:val="∑"/>
              <m:limLoc m:val="undOvr"/>
              <m:subHide m:val="1"/>
              <m:supHide m:val="1"/>
              <m:ctrlPr>
                <w:rPr>
                  <w:rFonts w:ascii="Cambria Math" w:hAnsi="Cambria Math" w:eastAsia="华文仿宋"/>
                  <w:sz w:val="24"/>
                </w:rPr>
              </m:ctrlPr>
            </m:naryPr>
            <m:sub>
              <m:ctrlPr>
                <w:rPr>
                  <w:rFonts w:ascii="Cambria Math" w:hAnsi="Cambria Math" w:eastAsia="华文仿宋"/>
                  <w:sz w:val="24"/>
                </w:rPr>
              </m:ctrlPr>
            </m:sub>
            <m:sup>
              <m:ctrlPr>
                <w:rPr>
                  <w:rFonts w:ascii="Cambria Math" w:hAnsi="Cambria Math" w:eastAsia="华文仿宋"/>
                  <w:sz w:val="24"/>
                </w:rPr>
              </m:ctrlPr>
            </m:sup>
            <m:e>
              <m:d>
                <m:dPr>
                  <m:ctrlPr>
                    <w:rPr>
                      <w:rFonts w:ascii="Cambria Math" w:hAnsi="Cambria Math" w:eastAsia="华文仿宋"/>
                      <w:sz w:val="24"/>
                    </w:rPr>
                  </m:ctrlPr>
                </m:dPr>
                <m:e>
                  <m:r>
                    <m:rP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x</m:t>
                          </m:r>
                          <m:ctrlPr>
                            <w:rPr>
                              <w:rFonts w:ascii="Cambria Math" w:hAnsi="Cambria Math"/>
                              <w:i/>
                              <w:sz w:val="24"/>
                            </w:rPr>
                          </m:ctrlPr>
                        </m:e>
                        <m:sub>
                          <m:r>
                            <m:rPr/>
                            <w:rPr>
                              <w:rFonts w:ascii="Cambria Math" w:hAnsi="Cambria Math"/>
                              <w:sz w:val="24"/>
                            </w:rPr>
                            <m:t>i</m:t>
                          </m:r>
                          <m:ctrlPr>
                            <w:rPr>
                              <w:rFonts w:ascii="Cambria Math" w:hAnsi="Cambria Math"/>
                              <w:i/>
                              <w:sz w:val="24"/>
                            </w:rPr>
                          </m:ctrlPr>
                        </m:sub>
                      </m:sSub>
                      <m:ctrlPr>
                        <w:rPr>
                          <w:rFonts w:ascii="Cambria Math" w:hAnsi="Cambria Math"/>
                          <w:i/>
                          <w:sz w:val="24"/>
                        </w:rPr>
                      </m:ctrlPr>
                    </m:e>
                  </m:d>
                  <m:r>
                    <m:rPr/>
                    <w:rPr>
                      <w:rFonts w:ascii="Cambria Math" w:hAnsi="Cambria Math"/>
                      <w:sz w:val="24"/>
                    </w:rPr>
                    <m:t>=</m:t>
                  </m:r>
                  <m:sSub>
                    <m:sSubPr>
                      <m:ctrlPr>
                        <w:rPr>
                          <w:rFonts w:ascii="Cambria Math" w:hAnsi="Cambria Math"/>
                          <w:i/>
                          <w:sz w:val="24"/>
                        </w:rPr>
                      </m:ctrlPr>
                    </m:sSubPr>
                    <m:e>
                      <m:r>
                        <m:rPr/>
                        <w:rPr>
                          <w:rFonts w:ascii="Cambria Math" w:hAnsi="Cambria Math"/>
                          <w:sz w:val="24"/>
                        </w:rPr>
                        <m:t>label</m:t>
                      </m:r>
                      <m:ctrlPr>
                        <w:rPr>
                          <w:rFonts w:ascii="Cambria Math" w:hAnsi="Cambria Math"/>
                          <w:i/>
                          <w:sz w:val="24"/>
                        </w:rPr>
                      </m:ctrlPr>
                    </m:e>
                    <m:sub>
                      <m:r>
                        <m:rPr/>
                        <w:rPr>
                          <w:rFonts w:ascii="Cambria Math" w:hAnsi="Cambria Math"/>
                          <w:sz w:val="24"/>
                        </w:rPr>
                        <m:t>i</m:t>
                      </m:r>
                      <m:ctrlPr>
                        <w:rPr>
                          <w:rFonts w:ascii="Cambria Math" w:hAnsi="Cambria Math"/>
                          <w:i/>
                          <w:sz w:val="24"/>
                        </w:rPr>
                      </m:ctrlPr>
                    </m:sub>
                  </m:sSub>
                  <m:ctrlPr>
                    <w:rPr>
                      <w:rFonts w:ascii="Cambria Math" w:hAnsi="Cambria Math" w:eastAsia="华文仿宋"/>
                      <w:sz w:val="24"/>
                    </w:rPr>
                  </m:ctrlPr>
                </m:e>
              </m:d>
              <m:ctrlPr>
                <w:rPr>
                  <w:rFonts w:ascii="Cambria Math" w:hAnsi="Cambria Math" w:eastAsia="华文仿宋"/>
                  <w:sz w:val="24"/>
                </w:rPr>
              </m:ctrlPr>
            </m:e>
          </m:nary>
        </m:oMath>
      </m:oMathPara>
    </w:p>
    <w:bookmarkEnd w:id="40"/>
    <w:p>
      <w:pPr>
        <w:rPr>
          <w:ins w:id="171" w:author="嶒棚文" w:date="2021-06-29T19:05:37Z"/>
          <w:rFonts w:hint="eastAsia"/>
          <w:lang w:val="en-US" w:eastAsia="zh-CN"/>
        </w:rPr>
      </w:pPr>
      <w:ins w:id="172" w:author="嶒棚文" w:date="2021-06-29T18:50:06Z">
        <w:bookmarkStart w:id="41" w:name="_Hlk75749366"/>
        <w:r>
          <w:rPr>
            <w:rFonts w:hint="eastAsia"/>
            <w:lang w:val="en-US" w:eastAsia="zh-CN"/>
          </w:rPr>
          <w:t>为了</w:t>
        </w:r>
      </w:ins>
      <w:ins w:id="173" w:author="嶒棚文" w:date="2021-06-29T18:50:13Z">
        <w:r>
          <w:rPr>
            <w:rFonts w:hint="eastAsia"/>
            <w:lang w:val="en-US" w:eastAsia="zh-CN"/>
          </w:rPr>
          <w:t>更</w:t>
        </w:r>
      </w:ins>
      <w:ins w:id="174" w:author="嶒棚文" w:date="2021-06-29T18:50:17Z">
        <w:r>
          <w:rPr>
            <w:rFonts w:hint="eastAsia"/>
            <w:lang w:val="en-US" w:eastAsia="zh-CN"/>
          </w:rPr>
          <w:t>准确的</w:t>
        </w:r>
      </w:ins>
      <w:ins w:id="175" w:author="嶒棚文" w:date="2021-06-29T18:50:19Z">
        <w:r>
          <w:rPr>
            <w:rFonts w:hint="eastAsia"/>
            <w:lang w:val="en-US" w:eastAsia="zh-CN"/>
          </w:rPr>
          <w:t>评估</w:t>
        </w:r>
      </w:ins>
      <w:ins w:id="176" w:author="嶒棚文" w:date="2021-06-29T18:50:21Z">
        <w:r>
          <w:rPr>
            <w:rFonts w:hint="eastAsia"/>
            <w:lang w:val="en-US" w:eastAsia="zh-CN"/>
          </w:rPr>
          <w:t>模型，</w:t>
        </w:r>
      </w:ins>
      <w:ins w:id="177" w:author="嶒棚文" w:date="2021-06-29T18:50:24Z">
        <w:r>
          <w:rPr>
            <w:rFonts w:hint="eastAsia"/>
            <w:lang w:val="en-US" w:eastAsia="zh-CN"/>
          </w:rPr>
          <w:t>权衡</w:t>
        </w:r>
      </w:ins>
      <w:ins w:id="178" w:author="嶒棚文" w:date="2021-06-29T18:50:25Z">
        <w:r>
          <w:rPr>
            <w:rFonts w:hint="eastAsia"/>
            <w:lang w:val="en-US" w:eastAsia="zh-CN"/>
          </w:rPr>
          <w:t>漏诊</w:t>
        </w:r>
      </w:ins>
      <w:ins w:id="179" w:author="嶒棚文" w:date="2021-06-29T18:50:26Z">
        <w:r>
          <w:rPr>
            <w:rFonts w:hint="eastAsia"/>
            <w:lang w:val="en-US" w:eastAsia="zh-CN"/>
          </w:rPr>
          <w:t>与</w:t>
        </w:r>
      </w:ins>
      <w:ins w:id="180" w:author="嶒棚文" w:date="2021-06-29T18:50:28Z">
        <w:r>
          <w:rPr>
            <w:rFonts w:hint="eastAsia"/>
            <w:lang w:val="en-US" w:eastAsia="zh-CN"/>
          </w:rPr>
          <w:t>误诊的</w:t>
        </w:r>
      </w:ins>
      <w:ins w:id="181" w:author="嶒棚文" w:date="2021-06-29T18:50:29Z">
        <w:r>
          <w:rPr>
            <w:rFonts w:hint="eastAsia"/>
            <w:lang w:val="en-US" w:eastAsia="zh-CN"/>
          </w:rPr>
          <w:t>影响</w:t>
        </w:r>
      </w:ins>
      <w:ins w:id="182" w:author="嶒棚文" w:date="2021-06-29T18:50:31Z">
        <w:r>
          <w:rPr>
            <w:rFonts w:hint="eastAsia"/>
            <w:lang w:val="en-US" w:eastAsia="zh-CN"/>
          </w:rPr>
          <w:t>，</w:t>
        </w:r>
      </w:ins>
      <w:ins w:id="183" w:author="嶒棚文" w:date="2021-06-29T18:50:33Z">
        <w:r>
          <w:rPr>
            <w:rFonts w:hint="eastAsia"/>
            <w:lang w:val="en-US" w:eastAsia="zh-CN"/>
          </w:rPr>
          <w:t>且</w:t>
        </w:r>
      </w:ins>
      <w:ins w:id="184" w:author="嶒棚文" w:date="2021-06-29T18:50:42Z">
        <w:r>
          <w:rPr>
            <w:rFonts w:hint="eastAsia"/>
            <w:lang w:val="en-US" w:eastAsia="zh-CN"/>
          </w:rPr>
          <w:t>需要</w:t>
        </w:r>
      </w:ins>
      <w:ins w:id="185" w:author="嶒棚文" w:date="2021-06-29T18:50:37Z">
        <w:r>
          <w:rPr>
            <w:rFonts w:hint="eastAsia"/>
            <w:lang w:val="en-US" w:eastAsia="zh-CN"/>
          </w:rPr>
          <w:t>辅助</w:t>
        </w:r>
      </w:ins>
      <w:ins w:id="186" w:author="嶒棚文" w:date="2021-06-29T18:50:47Z">
        <w:r>
          <w:rPr>
            <w:rFonts w:hint="eastAsia"/>
            <w:lang w:val="en-US" w:eastAsia="zh-CN"/>
          </w:rPr>
          <w:t>设置</w:t>
        </w:r>
      </w:ins>
      <w:ins w:id="187" w:author="嶒棚文" w:date="2021-06-29T18:50:49Z">
        <w:r>
          <w:rPr>
            <w:rFonts w:hint="eastAsia"/>
            <w:lang w:val="en-US" w:eastAsia="zh-CN"/>
          </w:rPr>
          <w:t>阈值</w:t>
        </w:r>
      </w:ins>
      <w:ins w:id="188" w:author="嶒棚文" w:date="2021-06-29T18:50:50Z">
        <w:r>
          <w:rPr>
            <w:rFonts w:hint="eastAsia"/>
            <w:lang w:val="en-US" w:eastAsia="zh-CN"/>
          </w:rPr>
          <w:t>作为</w:t>
        </w:r>
      </w:ins>
      <w:ins w:id="189" w:author="嶒棚文" w:date="2021-06-29T18:50:53Z">
        <w:r>
          <w:rPr>
            <w:rFonts w:hint="eastAsia"/>
            <w:lang w:val="en-US" w:eastAsia="zh-CN"/>
          </w:rPr>
          <w:t>诊断参考值</w:t>
        </w:r>
      </w:ins>
      <w:ins w:id="190" w:author="嶒棚文" w:date="2021-06-29T18:50:57Z">
        <w:r>
          <w:rPr>
            <w:rFonts w:hint="eastAsia"/>
            <w:lang w:val="en-US" w:eastAsia="zh-CN"/>
          </w:rPr>
          <w:t>，我</w:t>
        </w:r>
      </w:ins>
      <w:ins w:id="191" w:author="嶒棚文" w:date="2021-06-29T18:50:58Z">
        <w:r>
          <w:rPr>
            <w:rFonts w:hint="eastAsia"/>
            <w:lang w:val="en-US" w:eastAsia="zh-CN"/>
          </w:rPr>
          <w:t>们</w:t>
        </w:r>
      </w:ins>
      <w:ins w:id="192" w:author="嶒棚文" w:date="2021-06-29T18:51:01Z">
        <w:r>
          <w:rPr>
            <w:rFonts w:hint="eastAsia"/>
            <w:lang w:val="en-US" w:eastAsia="zh-CN"/>
          </w:rPr>
          <w:t>还</w:t>
        </w:r>
      </w:ins>
      <w:ins w:id="193" w:author="嶒棚文" w:date="2021-06-29T18:51:27Z">
        <w:r>
          <w:rPr>
            <w:rFonts w:hint="eastAsia"/>
            <w:lang w:val="en-US" w:eastAsia="zh-CN"/>
          </w:rPr>
          <w:t>分析了</w:t>
        </w:r>
      </w:ins>
      <w:ins w:id="194" w:author="嶒棚文" w:date="2021-06-29T18:51:09Z">
        <w:r>
          <w:rPr>
            <w:rFonts w:hint="eastAsia"/>
            <w:lang w:val="en-US" w:eastAsia="zh-CN"/>
          </w:rPr>
          <w:t>灵敏度</w:t>
        </w:r>
      </w:ins>
      <w:ins w:id="195" w:author="嶒棚文" w:date="2021-06-29T18:51:10Z">
        <w:r>
          <w:rPr>
            <w:rFonts w:hint="eastAsia"/>
            <w:lang w:val="en-US" w:eastAsia="zh-CN"/>
          </w:rPr>
          <w:t>与</w:t>
        </w:r>
      </w:ins>
      <w:ins w:id="196" w:author="嶒棚文" w:date="2021-06-29T18:51:14Z">
        <w:r>
          <w:rPr>
            <w:rFonts w:hint="eastAsia"/>
            <w:lang w:val="en-US" w:eastAsia="zh-CN"/>
          </w:rPr>
          <w:t>特异性</w:t>
        </w:r>
      </w:ins>
      <w:ins w:id="197" w:author="嶒棚文" w:date="2021-06-29T18:51:15Z">
        <w:r>
          <w:rPr>
            <w:rFonts w:hint="eastAsia"/>
            <w:lang w:val="en-US" w:eastAsia="zh-CN"/>
          </w:rPr>
          <w:t>结合的</w:t>
        </w:r>
      </w:ins>
      <w:ins w:id="198" w:author="嶒棚文" w:date="2021-06-29T18:51:16Z">
        <w:r>
          <w:rPr>
            <w:rFonts w:hint="eastAsia"/>
            <w:lang w:val="en-US" w:eastAsia="zh-CN"/>
          </w:rPr>
          <w:t>ROC</w:t>
        </w:r>
      </w:ins>
      <w:ins w:id="199" w:author="嶒棚文" w:date="2021-06-29T18:51:20Z">
        <w:r>
          <w:rPr>
            <w:rFonts w:hint="eastAsia"/>
            <w:lang w:val="en-US" w:eastAsia="zh-CN"/>
          </w:rPr>
          <w:t>曲线图</w:t>
        </w:r>
      </w:ins>
      <w:ins w:id="200" w:author="嶒棚文" w:date="2021-06-29T18:51:41Z">
        <w:r>
          <w:rPr>
            <w:rFonts w:hint="eastAsia"/>
            <w:lang w:val="en-US" w:eastAsia="zh-CN"/>
          </w:rPr>
          <w:t>，</w:t>
        </w:r>
      </w:ins>
      <w:ins w:id="201" w:author="嶒棚文" w:date="2021-06-29T19:05:33Z">
        <w:r>
          <w:rPr>
            <w:rFonts w:hint="eastAsia"/>
            <w:lang w:val="en-US" w:eastAsia="zh-CN"/>
          </w:rPr>
          <w:t>令误诊为F，确诊为T，正例为P，反例为N，</w:t>
        </w:r>
      </w:ins>
      <w:ins w:id="202" w:author="嶒棚文" w:date="2021-06-29T18:53:53Z">
        <w:r>
          <w:rPr>
            <w:rFonts w:hint="eastAsia" w:asciiTheme="minorHAnsi" w:hAnsiTheme="minorHAnsi" w:eastAsiaTheme="minorEastAsia" w:cstheme="minorBidi"/>
            <w:b w:val="0"/>
            <w:bCs w:val="0"/>
            <w:i w:val="0"/>
            <w:iCs w:val="0"/>
            <w:caps w:val="0"/>
            <w:spacing w:val="0"/>
            <w:sz w:val="21"/>
            <w:szCs w:val="24"/>
            <w:shd w:val="clear"/>
          </w:rPr>
          <w:t>横轴是假正例率（FPR），纵轴是真正例率（TPR）</w:t>
        </w:r>
      </w:ins>
      <w:ins w:id="203" w:author="嶒棚文" w:date="2021-06-29T18:54:41Z">
        <w:r>
          <w:rPr>
            <w:rFonts w:hint="eastAsia" w:cstheme="minorBidi"/>
            <w:b w:val="0"/>
            <w:bCs w:val="0"/>
            <w:i w:val="0"/>
            <w:iCs w:val="0"/>
            <w:caps w:val="0"/>
            <w:spacing w:val="0"/>
            <w:sz w:val="21"/>
            <w:szCs w:val="24"/>
            <w:shd w:val="clear"/>
            <w:lang w:val="en-US" w:eastAsia="zh-CN"/>
          </w:rPr>
          <w:t>,</w:t>
        </w:r>
      </w:ins>
      <w:ins w:id="204" w:author="嶒棚文" w:date="2021-06-29T18:52:03Z">
        <w:r>
          <w:rPr>
            <w:rFonts w:hint="eastAsia"/>
            <w:lang w:val="en-US" w:eastAsia="zh-CN"/>
          </w:rPr>
          <w:t>且ROC</w:t>
        </w:r>
      </w:ins>
      <w:ins w:id="205" w:author="嶒棚文" w:date="2021-06-29T18:52:05Z">
        <w:r>
          <w:rPr>
            <w:rFonts w:hint="eastAsia"/>
            <w:lang w:val="en-US" w:eastAsia="zh-CN"/>
          </w:rPr>
          <w:t>曲线</w:t>
        </w:r>
      </w:ins>
      <w:ins w:id="206" w:author="嶒棚文" w:date="2021-06-29T18:52:07Z">
        <w:r>
          <w:rPr>
            <w:rFonts w:hint="eastAsia"/>
            <w:lang w:val="en-US" w:eastAsia="zh-CN"/>
          </w:rPr>
          <w:t>越</w:t>
        </w:r>
      </w:ins>
      <w:ins w:id="207" w:author="嶒棚文" w:date="2021-06-29T18:52:09Z">
        <w:r>
          <w:rPr>
            <w:rFonts w:hint="eastAsia"/>
            <w:lang w:val="en-US" w:eastAsia="zh-CN"/>
          </w:rPr>
          <w:t>凸</w:t>
        </w:r>
      </w:ins>
      <w:ins w:id="208" w:author="嶒棚文" w:date="2021-06-29T18:52:11Z">
        <w:r>
          <w:rPr>
            <w:rFonts w:hint="eastAsia"/>
            <w:lang w:val="en-US" w:eastAsia="zh-CN"/>
          </w:rPr>
          <w:t>、</w:t>
        </w:r>
      </w:ins>
      <w:ins w:id="209" w:author="嶒棚文" w:date="2021-06-29T18:52:12Z">
        <w:r>
          <w:rPr>
            <w:rFonts w:hint="eastAsia"/>
            <w:lang w:val="en-US" w:eastAsia="zh-CN"/>
          </w:rPr>
          <w:t>越</w:t>
        </w:r>
      </w:ins>
      <w:ins w:id="210" w:author="嶒棚文" w:date="2021-06-29T18:52:17Z">
        <w:r>
          <w:rPr>
            <w:rFonts w:hint="eastAsia"/>
            <w:lang w:val="en-US" w:eastAsia="zh-CN"/>
          </w:rPr>
          <w:t>靠近左上角</w:t>
        </w:r>
      </w:ins>
      <w:ins w:id="211" w:author="嶒棚文" w:date="2021-06-29T18:52:24Z">
        <w:r>
          <w:rPr>
            <w:rFonts w:hint="eastAsia"/>
            <w:lang w:val="en-US" w:eastAsia="zh-CN"/>
          </w:rPr>
          <w:t>就表明</w:t>
        </w:r>
      </w:ins>
      <w:ins w:id="212" w:author="嶒棚文" w:date="2021-06-29T18:52:25Z">
        <w:r>
          <w:rPr>
            <w:rFonts w:hint="eastAsia"/>
            <w:lang w:val="en-US" w:eastAsia="zh-CN"/>
          </w:rPr>
          <w:t>其</w:t>
        </w:r>
      </w:ins>
      <w:ins w:id="213" w:author="嶒棚文" w:date="2021-06-29T18:52:28Z">
        <w:r>
          <w:rPr>
            <w:rFonts w:hint="eastAsia"/>
            <w:lang w:val="en-US" w:eastAsia="zh-CN"/>
          </w:rPr>
          <w:t>诊断价值越大</w:t>
        </w:r>
      </w:ins>
      <w:ins w:id="214" w:author="嶒棚文" w:date="2021-06-29T18:52:32Z">
        <w:r>
          <w:rPr>
            <w:rFonts w:hint="eastAsia"/>
            <w:lang w:val="en-US" w:eastAsia="zh-CN"/>
          </w:rPr>
          <w:t>，</w:t>
        </w:r>
      </w:ins>
      <w:ins w:id="215" w:author="嶒棚文" w:date="2021-06-29T18:52:36Z">
        <w:r>
          <w:rPr>
            <w:rFonts w:hint="eastAsia"/>
            <w:lang w:val="en-US" w:eastAsia="zh-CN"/>
          </w:rPr>
          <w:t>曲线</w:t>
        </w:r>
      </w:ins>
      <w:ins w:id="216" w:author="嶒棚文" w:date="2021-06-29T18:52:38Z">
        <w:r>
          <w:rPr>
            <w:rFonts w:hint="eastAsia"/>
            <w:lang w:val="en-US" w:eastAsia="zh-CN"/>
          </w:rPr>
          <w:t>下</w:t>
        </w:r>
      </w:ins>
      <w:ins w:id="217" w:author="嶒棚文" w:date="2021-06-29T18:52:40Z">
        <w:r>
          <w:rPr>
            <w:rFonts w:hint="eastAsia"/>
            <w:lang w:val="en-US" w:eastAsia="zh-CN"/>
          </w:rPr>
          <w:t>的</w:t>
        </w:r>
      </w:ins>
      <w:ins w:id="218" w:author="嶒棚文" w:date="2021-06-29T18:52:41Z">
        <w:r>
          <w:rPr>
            <w:rFonts w:hint="eastAsia"/>
            <w:lang w:val="en-US" w:eastAsia="zh-CN"/>
          </w:rPr>
          <w:t>面积</w:t>
        </w:r>
      </w:ins>
      <w:ins w:id="219" w:author="嶒棚文" w:date="2021-06-29T20:00:44Z">
        <w:r>
          <w:rPr>
            <w:rFonts w:hint="eastAsia" w:asciiTheme="minorHAnsi" w:hAnsiTheme="minorHAnsi" w:eastAsiaTheme="minorEastAsia" w:cstheme="minorBidi"/>
            <w:b w:val="0"/>
            <w:bCs w:val="0"/>
            <w:i w:val="0"/>
            <w:iCs w:val="0"/>
            <w:caps w:val="0"/>
            <w:spacing w:val="0"/>
            <w:sz w:val="21"/>
            <w:szCs w:val="24"/>
            <w:shd w:val="clear"/>
          </w:rPr>
          <w:t>AUC</w:t>
        </w:r>
      </w:ins>
      <w:ins w:id="220" w:author="嶒棚文" w:date="2021-06-29T20:00:55Z">
        <w:r>
          <w:rPr>
            <w:rFonts w:hint="eastAsia" w:asciiTheme="minorHAnsi" w:hAnsiTheme="minorHAnsi" w:eastAsiaTheme="minorEastAsia" w:cstheme="minorBidi"/>
            <w:b w:val="0"/>
            <w:bCs w:val="0"/>
            <w:i w:val="0"/>
            <w:iCs w:val="0"/>
            <w:caps w:val="0"/>
            <w:spacing w:val="0"/>
            <w:sz w:val="21"/>
            <w:szCs w:val="24"/>
            <w:shd w:val="clear"/>
          </w:rPr>
          <w:t>表示预测的正例排在负例前面的概率</w:t>
        </w:r>
      </w:ins>
      <w:ins w:id="221" w:author="嶒棚文" w:date="2021-06-29T20:00:56Z">
        <w:r>
          <w:rPr>
            <w:rFonts w:hint="eastAsia" w:asciiTheme="minorHAnsi" w:hAnsiTheme="minorHAnsi" w:eastAsiaTheme="minorEastAsia" w:cstheme="minorBidi"/>
            <w:b w:val="0"/>
            <w:bCs w:val="0"/>
            <w:i w:val="0"/>
            <w:iCs w:val="0"/>
            <w:caps w:val="0"/>
            <w:spacing w:val="0"/>
            <w:sz w:val="21"/>
            <w:szCs w:val="24"/>
            <w:shd w:val="clear"/>
            <w:lang w:val="en-US" w:eastAsia="zh-CN"/>
          </w:rPr>
          <w:t>,</w:t>
        </w:r>
      </w:ins>
      <w:ins w:id="222" w:author="嶒棚文" w:date="2021-06-29T18:52:42Z">
        <w:r>
          <w:rPr>
            <w:rFonts w:hint="eastAsia"/>
            <w:lang w:val="en-US" w:eastAsia="zh-CN"/>
          </w:rPr>
          <w:t>可</w:t>
        </w:r>
      </w:ins>
      <w:ins w:id="223" w:author="嶒棚文" w:date="2021-06-29T18:52:44Z">
        <w:r>
          <w:rPr>
            <w:rFonts w:hint="eastAsia"/>
            <w:lang w:val="en-US" w:eastAsia="zh-CN"/>
          </w:rPr>
          <w:t>评价</w:t>
        </w:r>
      </w:ins>
      <w:ins w:id="224" w:author="嶒棚文" w:date="2021-06-29T18:52:48Z">
        <w:r>
          <w:rPr>
            <w:rFonts w:hint="eastAsia"/>
            <w:lang w:val="en-US" w:eastAsia="zh-CN"/>
          </w:rPr>
          <w:t>诊断准确性</w:t>
        </w:r>
      </w:ins>
      <w:ins w:id="225" w:author="嶒棚文" w:date="2021-06-29T18:52:49Z">
        <w:r>
          <w:rPr>
            <w:rFonts w:hint="eastAsia"/>
            <w:lang w:val="en-US" w:eastAsia="zh-CN"/>
          </w:rPr>
          <w:t>。</w:t>
        </w:r>
      </w:ins>
      <w:ins w:id="226" w:author="嶒棚文" w:date="2021-06-29T19:04:03Z">
        <w:r>
          <w:rPr>
            <w:rFonts w:hint="eastAsia"/>
            <w:lang w:val="en-US" w:eastAsia="zh-CN"/>
          </w:rPr>
          <w:t>另外</w:t>
        </w:r>
      </w:ins>
      <w:ins w:id="227" w:author="嶒棚文" w:date="2021-06-29T20:01:30Z">
        <w:r>
          <w:rPr>
            <w:rFonts w:hint="eastAsia"/>
            <w:lang w:val="en-US" w:eastAsia="zh-CN"/>
          </w:rPr>
          <w:t>我们</w:t>
        </w:r>
      </w:ins>
      <w:ins w:id="228" w:author="嶒棚文" w:date="2021-06-29T19:04:04Z">
        <w:r>
          <w:rPr>
            <w:rFonts w:hint="eastAsia"/>
            <w:lang w:val="en-US" w:eastAsia="zh-CN"/>
          </w:rPr>
          <w:t>还</w:t>
        </w:r>
      </w:ins>
      <w:ins w:id="229" w:author="嶒棚文" w:date="2021-06-29T19:04:06Z">
        <w:r>
          <w:rPr>
            <w:rFonts w:hint="eastAsia"/>
            <w:lang w:val="en-US" w:eastAsia="zh-CN"/>
          </w:rPr>
          <w:t>加入</w:t>
        </w:r>
      </w:ins>
      <w:ins w:id="230" w:author="嶒棚文" w:date="2021-06-29T19:04:08Z">
        <w:r>
          <w:rPr>
            <w:rFonts w:hint="eastAsia"/>
            <w:lang w:val="en-US" w:eastAsia="zh-CN"/>
          </w:rPr>
          <w:t>PR</w:t>
        </w:r>
      </w:ins>
      <w:ins w:id="231" w:author="嶒棚文" w:date="2021-06-29T19:04:10Z">
        <w:r>
          <w:rPr>
            <w:rFonts w:hint="eastAsia"/>
            <w:lang w:val="en-US" w:eastAsia="zh-CN"/>
          </w:rPr>
          <w:t>曲线</w:t>
        </w:r>
      </w:ins>
      <w:ins w:id="232" w:author="嶒棚文" w:date="2021-06-29T19:04:43Z">
        <w:r>
          <w:rPr>
            <w:rFonts w:hint="eastAsia"/>
            <w:lang w:val="en-US" w:eastAsia="zh-CN"/>
          </w:rPr>
          <w:t>以更直观</w:t>
        </w:r>
      </w:ins>
      <w:ins w:id="233" w:author="嶒棚文" w:date="2021-06-29T19:04:44Z">
        <w:r>
          <w:rPr>
            <w:rFonts w:hint="eastAsia"/>
            <w:lang w:val="en-US" w:eastAsia="zh-CN"/>
          </w:rPr>
          <w:t>的</w:t>
        </w:r>
      </w:ins>
      <w:ins w:id="234" w:author="嶒棚文" w:date="2021-06-29T19:04:45Z">
        <w:r>
          <w:rPr>
            <w:rFonts w:hint="eastAsia"/>
            <w:lang w:val="en-US" w:eastAsia="zh-CN"/>
          </w:rPr>
          <w:t>方式</w:t>
        </w:r>
      </w:ins>
      <w:ins w:id="235" w:author="嶒棚文" w:date="2021-06-29T19:04:47Z">
        <w:r>
          <w:rPr>
            <w:rFonts w:hint="eastAsia"/>
            <w:lang w:val="en-US" w:eastAsia="zh-CN"/>
          </w:rPr>
          <w:t>表现</w:t>
        </w:r>
      </w:ins>
      <w:ins w:id="236" w:author="嶒棚文" w:date="2021-06-29T19:04:50Z">
        <w:r>
          <w:rPr>
            <w:rFonts w:hint="eastAsia"/>
            <w:lang w:val="en-US" w:eastAsia="zh-CN"/>
          </w:rPr>
          <w:t>模型好坏，</w:t>
        </w:r>
      </w:ins>
      <w:ins w:id="237" w:author="嶒棚文" w:date="2021-06-29T18:52:51Z">
        <w:r>
          <w:rPr>
            <w:rFonts w:hint="eastAsia"/>
            <w:lang w:val="en-US" w:eastAsia="zh-CN"/>
          </w:rPr>
          <w:t>具体计算</w:t>
        </w:r>
      </w:ins>
      <w:ins w:id="238" w:author="嶒棚文" w:date="2021-06-29T18:52:56Z">
        <w:r>
          <w:rPr>
            <w:rFonts w:hint="eastAsia"/>
            <w:lang w:val="en-US" w:eastAsia="zh-CN"/>
          </w:rPr>
          <w:t>公式为</w:t>
        </w:r>
      </w:ins>
    </w:p>
    <w:p>
      <w:pPr>
        <w:rPr>
          <w:ins w:id="239" w:author="嶒棚文" w:date="2021-06-29T18:55:18Z"/>
          <w:rFonts w:hint="eastAsia"/>
          <w:lang w:val="en-US" w:eastAsia="zh-CN"/>
        </w:rPr>
      </w:pPr>
    </w:p>
    <w:p>
      <w:pPr>
        <w:ind w:left="0" w:firstLine="0"/>
        <w:rPr>
          <w:ins w:id="241" w:author="嶒棚文" w:date="2021-06-29T19:32:10Z"/>
          <w:rFonts w:hint="default" w:hAnsi="Cambria Math" w:cstheme="minorBidi"/>
          <w:i w:val="0"/>
          <w:kern w:val="2"/>
          <w:sz w:val="21"/>
          <w:szCs w:val="24"/>
          <w:lang w:val="en-US" w:eastAsia="zh-CN" w:bidi="ar-SA"/>
        </w:rPr>
        <w:pPrChange w:id="240" w:author="嶒棚文" w:date="2021-06-29T19:09:57Z">
          <w:pPr/>
        </w:pPrChange>
      </w:pPr>
      <m:oMathPara>
        <m:oMath>
          <w:ins w:id="242" w:author="嶒棚文" w:date="2021-06-29T19:06:04Z">
            <m:r>
              <m:rPr>
                <m:sty m:val="p"/>
              </m:rPr>
              <w:rPr>
                <w:rFonts w:hint="default" w:ascii="Cambria Math" w:hAnsi="Cambria Math" w:cstheme="minorBidi"/>
                <w:kern w:val="2"/>
                <w:sz w:val="21"/>
                <w:szCs w:val="24"/>
                <w:lang w:val="en-US" w:eastAsia="zh-CN" w:bidi="ar-SA"/>
              </w:rPr>
              <m:t>P</m:t>
            </m:r>
          </w:ins>
          <w:ins w:id="243" w:author="嶒棚文" w:date="2021-06-29T19:06:05Z">
            <m:r>
              <m:rPr>
                <m:sty m:val="p"/>
              </m:rPr>
              <w:rPr>
                <w:rFonts w:hint="default" w:ascii="Cambria Math" w:hAnsi="Cambria Math" w:cstheme="minorBidi"/>
                <w:kern w:val="2"/>
                <w:sz w:val="21"/>
                <w:szCs w:val="24"/>
                <w:lang w:val="en-US" w:eastAsia="zh-CN" w:bidi="ar-SA"/>
              </w:rPr>
              <m:t>=</m:t>
            </m:r>
          </w:ins>
          <m:f>
            <m:fPr>
              <m:ctrlPr>
                <w:ins w:id="244" w:author="嶒棚文" w:date="2021-06-29T19:06:13Z">
                  <w:rPr>
                    <w:rFonts w:hint="default" w:ascii="Cambria Math" w:hAnsi="Cambria Math" w:cstheme="minorBidi"/>
                    <w:kern w:val="2"/>
                    <w:sz w:val="21"/>
                    <w:szCs w:val="24"/>
                    <w:lang w:val="en-US" w:eastAsia="zh-CN" w:bidi="ar-SA"/>
                  </w:rPr>
                </w:ins>
              </m:ctrlPr>
            </m:fPr>
            <m:num>
              <w:ins w:id="245" w:author="嶒棚文" w:date="2021-06-29T19:06:22Z">
                <m:r>
                  <m:rPr>
                    <m:sty m:val="p"/>
                  </m:rPr>
                  <w:rPr>
                    <w:rFonts w:hint="default" w:ascii="Cambria Math" w:hAnsi="Cambria Math" w:cstheme="minorBidi"/>
                    <w:kern w:val="2"/>
                    <w:sz w:val="21"/>
                    <w:szCs w:val="24"/>
                    <w:lang w:val="en-US" w:eastAsia="zh-CN" w:bidi="ar-SA"/>
                  </w:rPr>
                  <m:t>T</m:t>
                </m:r>
              </w:ins>
              <w:ins w:id="246" w:author="嶒棚文" w:date="2021-06-29T19:06:23Z">
                <m:r>
                  <m:rPr>
                    <m:sty m:val="p"/>
                  </m:rPr>
                  <w:rPr>
                    <w:rFonts w:hint="default" w:ascii="Cambria Math" w:hAnsi="Cambria Math" w:cstheme="minorBidi"/>
                    <w:kern w:val="2"/>
                    <w:sz w:val="21"/>
                    <w:szCs w:val="24"/>
                    <w:lang w:val="en-US" w:eastAsia="zh-CN" w:bidi="ar-SA"/>
                  </w:rPr>
                  <m:t>P</m:t>
                </m:r>
              </w:ins>
              <m:ctrlPr>
                <w:ins w:id="247" w:author="嶒棚文" w:date="2021-06-29T19:06:13Z">
                  <w:rPr>
                    <w:rFonts w:hint="default" w:ascii="Cambria Math" w:hAnsi="Cambria Math" w:cstheme="minorBidi"/>
                    <w:kern w:val="2"/>
                    <w:sz w:val="21"/>
                    <w:szCs w:val="24"/>
                    <w:lang w:val="en-US" w:eastAsia="zh-CN" w:bidi="ar-SA"/>
                  </w:rPr>
                </w:ins>
              </m:ctrlPr>
            </m:num>
            <m:den>
              <w:ins w:id="248" w:author="嶒棚文" w:date="2021-06-29T19:06:15Z">
                <m:r>
                  <m:rPr>
                    <m:sty m:val="p"/>
                  </m:rPr>
                  <w:rPr>
                    <w:rFonts w:hint="default" w:ascii="Cambria Math" w:hAnsi="Cambria Math" w:cstheme="minorBidi"/>
                    <w:kern w:val="2"/>
                    <w:sz w:val="21"/>
                    <w:szCs w:val="24"/>
                    <w:lang w:val="en-US" w:eastAsia="zh-CN" w:bidi="ar-SA"/>
                  </w:rPr>
                  <m:t>TP</m:t>
                </m:r>
              </w:ins>
              <w:ins w:id="249" w:author="嶒棚文" w:date="2021-06-29T19:06:16Z">
                <m:r>
                  <m:rPr>
                    <m:sty m:val="p"/>
                  </m:rPr>
                  <w:rPr>
                    <w:rFonts w:hint="default" w:ascii="Cambria Math" w:hAnsi="Cambria Math" w:cstheme="minorBidi"/>
                    <w:kern w:val="2"/>
                    <w:sz w:val="21"/>
                    <w:szCs w:val="24"/>
                    <w:lang w:val="en-US" w:eastAsia="zh-CN" w:bidi="ar-SA"/>
                  </w:rPr>
                  <m:t>+</m:t>
                </m:r>
              </w:ins>
              <w:ins w:id="250" w:author="嶒棚文" w:date="2021-06-29T19:06:18Z">
                <m:r>
                  <m:rPr>
                    <m:sty m:val="p"/>
                  </m:rPr>
                  <w:rPr>
                    <w:rFonts w:hint="default" w:ascii="Cambria Math" w:hAnsi="Cambria Math" w:cstheme="minorBidi"/>
                    <w:kern w:val="2"/>
                    <w:sz w:val="21"/>
                    <w:szCs w:val="24"/>
                    <w:lang w:val="en-US" w:eastAsia="zh-CN" w:bidi="ar-SA"/>
                  </w:rPr>
                  <m:t>FP</m:t>
                </m:r>
              </w:ins>
              <m:ctrlPr>
                <w:ins w:id="251" w:author="嶒棚文" w:date="2021-06-29T19:06:13Z">
                  <w:rPr>
                    <w:rFonts w:hint="default" w:ascii="Cambria Math" w:hAnsi="Cambria Math" w:cstheme="minorBidi"/>
                    <w:kern w:val="2"/>
                    <w:sz w:val="21"/>
                    <w:szCs w:val="24"/>
                    <w:lang w:val="en-US" w:eastAsia="zh-CN" w:bidi="ar-SA"/>
                  </w:rPr>
                </w:ins>
              </m:ctrlPr>
            </m:den>
          </m:f>
          <w:ins w:id="252" w:author="嶒棚文" w:date="2021-06-29T19:06:57Z">
            <m:r>
              <m:rPr>
                <m:sty m:val="p"/>
              </m:rPr>
              <w:rPr>
                <w:rFonts w:hint="default" w:ascii="Cambria Math" w:hAnsi="Cambria Math" w:cstheme="minorBidi"/>
                <w:kern w:val="2"/>
                <w:sz w:val="21"/>
                <w:szCs w:val="24"/>
                <w:lang w:val="en-US" w:eastAsia="zh-CN" w:bidi="ar-SA"/>
              </w:rPr>
              <m:t xml:space="preserve"> </m:t>
            </m:r>
          </w:ins>
          <w:ins w:id="253" w:author="嶒棚文" w:date="2021-06-29T19:35:41Z">
            <m:r>
              <m:rPr>
                <m:sty m:val="p"/>
              </m:rPr>
              <w:rPr>
                <w:rFonts w:hint="default" w:ascii="Cambria Math" w:hAnsi="Cambria Math" w:cstheme="minorBidi"/>
                <w:kern w:val="2"/>
                <w:sz w:val="21"/>
                <w:szCs w:val="24"/>
                <w:lang w:val="en-US" w:eastAsia="zh-CN" w:bidi="ar-SA"/>
              </w:rPr>
              <m:t xml:space="preserve"> </m:t>
            </m:r>
          </w:ins>
          <w:ins w:id="254" w:author="嶒棚文" w:date="2021-06-29T19:07:02Z">
            <m:r>
              <m:rPr>
                <m:sty m:val="p"/>
              </m:rPr>
              <w:rPr>
                <w:rFonts w:hint="default" w:ascii="Cambria Math" w:hAnsi="Cambria Math" w:cstheme="minorBidi"/>
                <w:kern w:val="2"/>
                <w:sz w:val="21"/>
                <w:szCs w:val="24"/>
                <w:lang w:val="en-US" w:eastAsia="zh-CN" w:bidi="ar-SA"/>
              </w:rPr>
              <m:t>R</m:t>
            </m:r>
          </w:ins>
          <w:ins w:id="255" w:author="嶒棚文" w:date="2021-06-29T19:07:03Z">
            <m:r>
              <m:rPr>
                <m:sty m:val="p"/>
              </m:rPr>
              <w:rPr>
                <w:rFonts w:hint="default" w:ascii="Cambria Math" w:hAnsi="Cambria Math" w:cstheme="minorBidi"/>
                <w:kern w:val="2"/>
                <w:sz w:val="21"/>
                <w:szCs w:val="24"/>
                <w:lang w:val="en-US" w:eastAsia="zh-CN" w:bidi="ar-SA"/>
              </w:rPr>
              <m:t>=</m:t>
            </m:r>
          </w:ins>
          <m:f>
            <m:fPr>
              <m:ctrlPr>
                <w:ins w:id="256" w:author="嶒棚文" w:date="2021-06-29T19:07:06Z">
                  <w:rPr>
                    <w:rFonts w:hint="default" w:ascii="Cambria Math" w:hAnsi="Cambria Math" w:cstheme="minorBidi"/>
                    <w:i w:val="0"/>
                    <w:kern w:val="2"/>
                    <w:sz w:val="21"/>
                    <w:szCs w:val="24"/>
                    <w:lang w:val="en-US" w:eastAsia="zh-CN" w:bidi="ar-SA"/>
                  </w:rPr>
                </w:ins>
              </m:ctrlPr>
            </m:fPr>
            <m:num>
              <w:ins w:id="257" w:author="嶒棚文" w:date="2021-06-29T19:07:10Z">
                <m:r>
                  <m:rPr>
                    <m:sty m:val="p"/>
                  </m:rPr>
                  <w:rPr>
                    <w:rFonts w:hint="default" w:ascii="Cambria Math" w:hAnsi="Cambria Math" w:cstheme="minorBidi"/>
                    <w:kern w:val="2"/>
                    <w:sz w:val="21"/>
                    <w:szCs w:val="24"/>
                    <w:lang w:val="en-US" w:eastAsia="zh-CN" w:bidi="ar-SA"/>
                  </w:rPr>
                  <m:t>TP</m:t>
                </m:r>
              </w:ins>
              <m:ctrlPr>
                <w:ins w:id="258" w:author="嶒棚文" w:date="2021-06-29T19:07:06Z">
                  <w:rPr>
                    <w:rFonts w:hint="default" w:ascii="Cambria Math" w:hAnsi="Cambria Math" w:cstheme="minorBidi"/>
                    <w:i w:val="0"/>
                    <w:kern w:val="2"/>
                    <w:sz w:val="21"/>
                    <w:szCs w:val="24"/>
                    <w:lang w:val="en-US" w:eastAsia="zh-CN" w:bidi="ar-SA"/>
                  </w:rPr>
                </w:ins>
              </m:ctrlPr>
            </m:num>
            <m:den>
              <w:ins w:id="259" w:author="嶒棚文" w:date="2021-06-29T19:07:12Z">
                <m:r>
                  <m:rPr>
                    <m:sty m:val="p"/>
                  </m:rPr>
                  <w:rPr>
                    <w:rFonts w:hint="default" w:ascii="Cambria Math" w:hAnsi="Cambria Math" w:cstheme="minorBidi"/>
                    <w:kern w:val="2"/>
                    <w:sz w:val="21"/>
                    <w:szCs w:val="24"/>
                    <w:lang w:val="en-US" w:eastAsia="zh-CN" w:bidi="ar-SA"/>
                  </w:rPr>
                  <m:t>TP</m:t>
                </m:r>
              </w:ins>
              <w:ins w:id="260" w:author="嶒棚文" w:date="2021-06-29T19:07:13Z">
                <m:r>
                  <m:rPr>
                    <m:sty m:val="p"/>
                  </m:rPr>
                  <w:rPr>
                    <w:rFonts w:hint="default" w:ascii="Cambria Math" w:hAnsi="Cambria Math" w:cstheme="minorBidi"/>
                    <w:kern w:val="2"/>
                    <w:sz w:val="21"/>
                    <w:szCs w:val="24"/>
                    <w:lang w:val="en-US" w:eastAsia="zh-CN" w:bidi="ar-SA"/>
                  </w:rPr>
                  <m:t>+F</m:t>
                </m:r>
              </w:ins>
              <w:ins w:id="261" w:author="嶒棚文" w:date="2021-06-29T19:07:15Z">
                <m:r>
                  <m:rPr>
                    <m:sty m:val="p"/>
                  </m:rPr>
                  <w:rPr>
                    <w:rFonts w:hint="default" w:ascii="Cambria Math" w:hAnsi="Cambria Math" w:cstheme="minorBidi"/>
                    <w:kern w:val="2"/>
                    <w:sz w:val="21"/>
                    <w:szCs w:val="24"/>
                    <w:lang w:val="en-US" w:eastAsia="zh-CN" w:bidi="ar-SA"/>
                  </w:rPr>
                  <m:t>N</m:t>
                </m:r>
              </w:ins>
              <m:ctrlPr>
                <w:ins w:id="262" w:author="嶒棚文" w:date="2021-06-29T19:07:06Z">
                  <w:rPr>
                    <w:rFonts w:hint="default" w:ascii="Cambria Math" w:hAnsi="Cambria Math" w:cstheme="minorBidi"/>
                    <w:i w:val="0"/>
                    <w:kern w:val="2"/>
                    <w:sz w:val="21"/>
                    <w:szCs w:val="24"/>
                    <w:lang w:val="en-US" w:eastAsia="zh-CN" w:bidi="ar-SA"/>
                  </w:rPr>
                </w:ins>
              </m:ctrlPr>
            </m:den>
          </m:f>
          <w:ins w:id="263" w:author="嶒棚文" w:date="2021-06-29T19:06:49Z">
            <m:r>
              <m:rPr>
                <m:sty m:val="p"/>
              </m:rPr>
              <w:rPr>
                <w:rFonts w:hint="default" w:ascii="Cambria Math" w:hAnsi="Cambria Math" w:cstheme="minorBidi"/>
                <w:kern w:val="2"/>
                <w:sz w:val="21"/>
                <w:szCs w:val="24"/>
                <w:lang w:val="en-US" w:eastAsia="zh-CN" w:bidi="ar-SA"/>
              </w:rPr>
              <m:t xml:space="preserve"> </m:t>
            </m:r>
          </w:ins>
        </m:oMath>
      </m:oMathPara>
    </w:p>
    <w:p>
      <w:pPr>
        <w:ind w:left="0" w:firstLine="0"/>
        <w:rPr>
          <w:ins w:id="265" w:author="嶒棚文" w:date="2021-06-29T18:48:08Z"/>
          <w:rFonts w:hint="default" w:hAnsi="Cambria Math" w:cstheme="minorBidi"/>
          <w:i w:val="0"/>
          <w:kern w:val="2"/>
          <w:sz w:val="21"/>
          <w:szCs w:val="24"/>
          <w:lang w:val="en-US" w:eastAsia="zh-CN" w:bidi="ar-SA"/>
        </w:rPr>
        <w:pPrChange w:id="264" w:author="嶒棚文" w:date="2021-06-29T19:09:57Z">
          <w:pPr/>
        </w:pPrChange>
      </w:pPr>
      <m:oMathPara>
        <m:oMath>
          <w:ins w:id="266" w:author="嶒棚文" w:date="2021-06-29T19:34:42Z">
            <m:r>
              <m:rPr>
                <m:sty m:val="p"/>
              </m:rPr>
              <w:rPr>
                <w:rFonts w:hint="default" w:ascii="Cambria Math" w:hAnsi="Cambria Math" w:cstheme="minorBidi"/>
                <w:kern w:val="2"/>
                <w:sz w:val="21"/>
                <w:szCs w:val="24"/>
                <w:lang w:val="en-US" w:eastAsia="zh-CN" w:bidi="ar-SA"/>
              </w:rPr>
              <m:t>F</m:t>
            </m:r>
          </w:ins>
          <w:ins w:id="267" w:author="嶒棚文" w:date="2021-06-29T19:34:43Z">
            <m:r>
              <m:rPr>
                <m:sty m:val="p"/>
              </m:rPr>
              <w:rPr>
                <w:rFonts w:hint="default" w:ascii="Cambria Math" w:hAnsi="Cambria Math" w:cstheme="minorBidi"/>
                <w:kern w:val="2"/>
                <w:sz w:val="21"/>
                <w:szCs w:val="24"/>
                <w:lang w:val="en-US" w:eastAsia="zh-CN" w:bidi="ar-SA"/>
              </w:rPr>
              <m:t>PR</m:t>
            </m:r>
          </w:ins>
          <w:ins w:id="268" w:author="嶒棚文" w:date="2021-06-29T19:34:44Z">
            <m:r>
              <m:rPr>
                <m:sty m:val="p"/>
              </m:rPr>
              <w:rPr>
                <w:rFonts w:hint="default" w:ascii="Cambria Math" w:hAnsi="Cambria Math" w:cstheme="minorBidi"/>
                <w:kern w:val="2"/>
                <w:sz w:val="21"/>
                <w:szCs w:val="24"/>
                <w:lang w:val="en-US" w:eastAsia="zh-CN" w:bidi="ar-SA"/>
              </w:rPr>
              <m:t>=</m:t>
            </m:r>
          </w:ins>
          <m:f>
            <m:fPr>
              <m:ctrlPr>
                <w:ins w:id="269" w:author="嶒棚文" w:date="2021-06-29T19:34:53Z">
                  <w:rPr>
                    <w:rFonts w:hint="default" w:ascii="Cambria Math" w:hAnsi="Cambria Math" w:cstheme="minorBidi"/>
                    <w:kern w:val="2"/>
                    <w:sz w:val="21"/>
                    <w:szCs w:val="24"/>
                    <w:lang w:val="en-US" w:eastAsia="zh-CN" w:bidi="ar-SA"/>
                  </w:rPr>
                </w:ins>
              </m:ctrlPr>
            </m:fPr>
            <m:num>
              <w:ins w:id="270" w:author="嶒棚文" w:date="2021-06-29T19:34:53Z">
                <m:r>
                  <m:rPr>
                    <m:sty m:val="p"/>
                  </m:rPr>
                  <w:rPr>
                    <w:rFonts w:hint="default" w:ascii="Cambria Math" w:hAnsi="Cambria Math" w:cstheme="minorBidi"/>
                    <w:kern w:val="2"/>
                    <w:sz w:val="21"/>
                    <w:szCs w:val="24"/>
                    <w:lang w:val="en-US" w:eastAsia="zh-CN" w:bidi="ar-SA"/>
                  </w:rPr>
                  <m:t>TP</m:t>
                </m:r>
              </w:ins>
              <m:ctrlPr>
                <w:ins w:id="271" w:author="嶒棚文" w:date="2021-06-29T19:34:53Z">
                  <w:rPr>
                    <w:rFonts w:hint="default" w:ascii="Cambria Math" w:hAnsi="Cambria Math" w:cstheme="minorBidi"/>
                    <w:kern w:val="2"/>
                    <w:sz w:val="21"/>
                    <w:szCs w:val="24"/>
                    <w:lang w:val="en-US" w:eastAsia="zh-CN" w:bidi="ar-SA"/>
                  </w:rPr>
                </w:ins>
              </m:ctrlPr>
            </m:num>
            <m:den>
              <w:ins w:id="272" w:author="嶒棚文" w:date="2021-06-29T19:34:53Z">
                <m:r>
                  <m:rPr>
                    <m:sty m:val="p"/>
                  </m:rPr>
                  <w:rPr>
                    <w:rFonts w:hint="default" w:ascii="Cambria Math" w:hAnsi="Cambria Math" w:cstheme="minorBidi"/>
                    <w:kern w:val="2"/>
                    <w:sz w:val="21"/>
                    <w:szCs w:val="24"/>
                    <w:lang w:val="en-US" w:eastAsia="zh-CN" w:bidi="ar-SA"/>
                  </w:rPr>
                  <m:t>TP+F</m:t>
                </m:r>
              </w:ins>
              <w:ins w:id="273" w:author="嶒棚文" w:date="2021-06-29T19:34:57Z">
                <m:r>
                  <m:rPr>
                    <m:sty m:val="p"/>
                  </m:rPr>
                  <w:rPr>
                    <w:rFonts w:hint="default" w:ascii="Cambria Math" w:hAnsi="Cambria Math" w:cstheme="minorBidi"/>
                    <w:kern w:val="2"/>
                    <w:sz w:val="21"/>
                    <w:szCs w:val="24"/>
                    <w:lang w:val="en-US" w:eastAsia="zh-CN" w:bidi="ar-SA"/>
                  </w:rPr>
                  <m:t>N</m:t>
                </m:r>
              </w:ins>
              <m:ctrlPr>
                <w:ins w:id="274" w:author="嶒棚文" w:date="2021-06-29T19:34:53Z">
                  <w:rPr>
                    <w:rFonts w:hint="default" w:ascii="Cambria Math" w:hAnsi="Cambria Math" w:cstheme="minorBidi"/>
                    <w:kern w:val="2"/>
                    <w:sz w:val="21"/>
                    <w:szCs w:val="24"/>
                    <w:lang w:val="en-US" w:eastAsia="zh-CN" w:bidi="ar-SA"/>
                  </w:rPr>
                </w:ins>
              </m:ctrlPr>
            </m:den>
          </m:f>
          <w:ins w:id="275" w:author="嶒棚文" w:date="2021-06-29T19:35:38Z">
            <m:r>
              <m:rPr>
                <m:sty m:val="p"/>
              </m:rPr>
              <w:rPr>
                <w:rFonts w:hint="default" w:ascii="Cambria Math" w:hAnsi="Cambria Math" w:cstheme="minorBidi"/>
                <w:kern w:val="2"/>
                <w:sz w:val="21"/>
                <w:szCs w:val="24"/>
                <w:lang w:val="en-US" w:eastAsia="zh-CN" w:bidi="ar-SA"/>
              </w:rPr>
              <m:t xml:space="preserve"> </m:t>
            </m:r>
          </w:ins>
          <w:ins w:id="276" w:author="嶒棚文" w:date="2021-06-29T19:35:42Z">
            <m:r>
              <m:rPr>
                <m:sty m:val="p"/>
              </m:rPr>
              <w:rPr>
                <w:rFonts w:hint="default" w:ascii="Cambria Math" w:hAnsi="Cambria Math" w:cstheme="minorBidi"/>
                <w:kern w:val="2"/>
                <w:sz w:val="21"/>
                <w:szCs w:val="24"/>
                <w:lang w:val="en-US" w:eastAsia="zh-CN" w:bidi="ar-SA"/>
              </w:rPr>
              <m:t xml:space="preserve"> </m:t>
            </m:r>
          </w:ins>
          <w:ins w:id="277" w:author="嶒棚文" w:date="2021-06-29T19:35:11Z">
            <m:r>
              <m:rPr>
                <m:sty m:val="p"/>
              </m:rPr>
              <w:rPr>
                <w:rFonts w:hint="default" w:ascii="Cambria Math" w:hAnsi="Cambria Math" w:cstheme="minorBidi"/>
                <w:kern w:val="2"/>
                <w:sz w:val="21"/>
                <w:szCs w:val="24"/>
                <w:lang w:val="en-US" w:eastAsia="zh-CN" w:bidi="ar-SA"/>
              </w:rPr>
              <m:t>F</m:t>
            </m:r>
          </w:ins>
          <w:ins w:id="278" w:author="嶒棚文" w:date="2021-06-29T19:35:16Z">
            <m:r>
              <m:rPr>
                <m:sty m:val="p"/>
              </m:rPr>
              <w:rPr>
                <w:rFonts w:hint="default" w:ascii="Cambria Math" w:hAnsi="Cambria Math" w:cstheme="minorBidi"/>
                <w:kern w:val="2"/>
                <w:sz w:val="21"/>
                <w:szCs w:val="24"/>
                <w:lang w:val="en-US" w:eastAsia="zh-CN" w:bidi="ar-SA"/>
              </w:rPr>
              <m:t>P</m:t>
            </m:r>
          </w:ins>
          <w:ins w:id="279" w:author="嶒棚文" w:date="2021-06-29T19:35:17Z">
            <m:r>
              <m:rPr>
                <m:sty m:val="p"/>
              </m:rPr>
              <w:rPr>
                <w:rFonts w:hint="default" w:ascii="Cambria Math" w:hAnsi="Cambria Math" w:cstheme="minorBidi"/>
                <w:kern w:val="2"/>
                <w:sz w:val="21"/>
                <w:szCs w:val="24"/>
                <w:lang w:val="en-US" w:eastAsia="zh-CN" w:bidi="ar-SA"/>
              </w:rPr>
              <m:t>R</m:t>
            </m:r>
          </w:ins>
          <w:ins w:id="280" w:author="嶒棚文" w:date="2021-06-29T19:35:19Z">
            <m:r>
              <m:rPr>
                <m:sty m:val="p"/>
              </m:rPr>
              <w:rPr>
                <w:rFonts w:hint="default" w:ascii="Cambria Math" w:hAnsi="Cambria Math" w:cstheme="minorBidi"/>
                <w:kern w:val="2"/>
                <w:sz w:val="21"/>
                <w:szCs w:val="24"/>
                <w:lang w:val="en-US" w:eastAsia="zh-CN" w:bidi="ar-SA"/>
              </w:rPr>
              <m:t>=</m:t>
            </m:r>
          </w:ins>
          <m:f>
            <m:fPr>
              <m:ctrlPr>
                <w:ins w:id="281" w:author="嶒棚文" w:date="2021-06-29T19:35:21Z">
                  <w:rPr>
                    <w:rFonts w:hint="default" w:ascii="Cambria Math" w:hAnsi="Cambria Math" w:cstheme="minorBidi"/>
                    <w:kern w:val="2"/>
                    <w:sz w:val="21"/>
                    <w:szCs w:val="24"/>
                    <w:lang w:val="en-US" w:eastAsia="zh-CN" w:bidi="ar-SA"/>
                  </w:rPr>
                </w:ins>
              </m:ctrlPr>
            </m:fPr>
            <m:num>
              <w:ins w:id="282" w:author="嶒棚文" w:date="2021-06-29T19:35:29Z">
                <m:r>
                  <m:rPr>
                    <m:sty m:val="p"/>
                  </m:rPr>
                  <w:rPr>
                    <w:rFonts w:hint="default" w:ascii="Cambria Math" w:hAnsi="Cambria Math" w:cstheme="minorBidi"/>
                    <w:kern w:val="2"/>
                    <w:sz w:val="21"/>
                    <w:szCs w:val="24"/>
                    <w:lang w:val="en-US" w:eastAsia="zh-CN" w:bidi="ar-SA"/>
                  </w:rPr>
                  <m:t>F</m:t>
                </m:r>
              </w:ins>
              <w:ins w:id="283" w:author="嶒棚文" w:date="2021-06-29T19:35:21Z">
                <m:r>
                  <m:rPr>
                    <m:sty m:val="p"/>
                  </m:rPr>
                  <w:rPr>
                    <w:rFonts w:hint="default" w:ascii="Cambria Math" w:hAnsi="Cambria Math" w:cstheme="minorBidi"/>
                    <w:kern w:val="2"/>
                    <w:sz w:val="21"/>
                    <w:szCs w:val="24"/>
                    <w:lang w:val="en-US" w:eastAsia="zh-CN" w:bidi="ar-SA"/>
                  </w:rPr>
                  <m:t>P</m:t>
                </m:r>
              </w:ins>
              <m:ctrlPr>
                <w:ins w:id="284" w:author="嶒棚文" w:date="2021-06-29T19:35:21Z">
                  <w:rPr>
                    <w:rFonts w:hint="default" w:ascii="Cambria Math" w:hAnsi="Cambria Math" w:cstheme="minorBidi"/>
                    <w:kern w:val="2"/>
                    <w:sz w:val="21"/>
                    <w:szCs w:val="24"/>
                    <w:lang w:val="en-US" w:eastAsia="zh-CN" w:bidi="ar-SA"/>
                  </w:rPr>
                </w:ins>
              </m:ctrlPr>
            </m:num>
            <m:den>
              <w:ins w:id="285" w:author="嶒棚文" w:date="2021-06-29T19:35:21Z">
                <m:r>
                  <m:rPr>
                    <m:sty m:val="p"/>
                  </m:rPr>
                  <w:rPr>
                    <w:rFonts w:hint="default" w:ascii="Cambria Math" w:hAnsi="Cambria Math" w:cstheme="minorBidi"/>
                    <w:kern w:val="2"/>
                    <w:sz w:val="21"/>
                    <w:szCs w:val="24"/>
                    <w:lang w:val="en-US" w:eastAsia="zh-CN" w:bidi="ar-SA"/>
                  </w:rPr>
                  <m:t>T</m:t>
                </m:r>
              </w:ins>
              <w:ins w:id="286" w:author="嶒棚文" w:date="2021-06-29T19:35:33Z">
                <m:r>
                  <m:rPr>
                    <m:sty m:val="p"/>
                  </m:rPr>
                  <w:rPr>
                    <w:rFonts w:hint="default" w:ascii="Cambria Math" w:hAnsi="Cambria Math" w:cstheme="minorBidi"/>
                    <w:kern w:val="2"/>
                    <w:sz w:val="21"/>
                    <w:szCs w:val="24"/>
                    <w:lang w:val="en-US" w:eastAsia="zh-CN" w:bidi="ar-SA"/>
                  </w:rPr>
                  <m:t>N</m:t>
                </m:r>
              </w:ins>
              <w:ins w:id="287" w:author="嶒棚文" w:date="2021-06-29T19:35:21Z">
                <m:r>
                  <m:rPr>
                    <m:sty m:val="p"/>
                  </m:rPr>
                  <w:rPr>
                    <w:rFonts w:hint="default" w:ascii="Cambria Math" w:hAnsi="Cambria Math" w:cstheme="minorBidi"/>
                    <w:kern w:val="2"/>
                    <w:sz w:val="21"/>
                    <w:szCs w:val="24"/>
                    <w:lang w:val="en-US" w:eastAsia="zh-CN" w:bidi="ar-SA"/>
                  </w:rPr>
                  <m:t>+FP</m:t>
                </m:r>
              </w:ins>
              <m:ctrlPr>
                <w:ins w:id="288" w:author="嶒棚文" w:date="2021-06-29T19:35:21Z">
                  <w:rPr>
                    <w:rFonts w:hint="default" w:ascii="Cambria Math" w:hAnsi="Cambria Math" w:cstheme="minorBidi"/>
                    <w:kern w:val="2"/>
                    <w:sz w:val="21"/>
                    <w:szCs w:val="24"/>
                    <w:lang w:val="en-US" w:eastAsia="zh-CN" w:bidi="ar-SA"/>
                  </w:rPr>
                </w:ins>
              </m:ctrlPr>
            </m:den>
          </m:f>
        </m:oMath>
      </m:oMathPara>
    </w:p>
    <w:p>
      <w:pPr>
        <w:rPr>
          <w:ins w:id="289" w:author="嶒棚文" w:date="2021-06-29T19:12:57Z"/>
          <w:rFonts w:hint="eastAsia"/>
          <w:lang w:val="en-US" w:eastAsia="zh-CN"/>
        </w:rPr>
      </w:pPr>
      <w:ins w:id="290" w:author="嶒棚文" w:date="2021-06-29T19:11:31Z">
        <w:r>
          <w:rPr>
            <w:rFonts w:hint="eastAsia"/>
            <w:lang w:val="en-US" w:eastAsia="zh-CN"/>
          </w:rPr>
          <w:t>我们</w:t>
        </w:r>
      </w:ins>
      <w:ins w:id="291" w:author="嶒棚文" w:date="2021-06-29T19:11:33Z">
        <w:r>
          <w:rPr>
            <w:rFonts w:hint="eastAsia"/>
            <w:lang w:val="en-US" w:eastAsia="zh-CN"/>
          </w:rPr>
          <w:t>还在</w:t>
        </w:r>
      </w:ins>
      <w:ins w:id="292" w:author="嶒棚文" w:date="2021-06-29T19:11:50Z">
        <w:r>
          <w:rPr>
            <w:rFonts w:hint="eastAsia"/>
            <w:lang w:val="en-US" w:eastAsia="zh-CN"/>
          </w:rPr>
          <w:t>ROC</w:t>
        </w:r>
      </w:ins>
      <w:ins w:id="293" w:author="嶒棚文" w:date="2021-06-29T19:11:53Z">
        <w:r>
          <w:rPr>
            <w:rFonts w:hint="eastAsia"/>
            <w:lang w:val="en-US" w:eastAsia="zh-CN"/>
          </w:rPr>
          <w:t>曲线</w:t>
        </w:r>
      </w:ins>
      <w:ins w:id="294" w:author="嶒棚文" w:date="2021-06-29T19:11:54Z">
        <w:r>
          <w:rPr>
            <w:rFonts w:hint="eastAsia"/>
            <w:lang w:val="en-US" w:eastAsia="zh-CN"/>
          </w:rPr>
          <w:t>中</w:t>
        </w:r>
      </w:ins>
      <w:ins w:id="295" w:author="嶒棚文" w:date="2021-06-29T19:12:22Z">
        <w:r>
          <w:rPr>
            <w:rFonts w:hint="eastAsia"/>
            <w:lang w:val="en-US" w:eastAsia="zh-CN"/>
          </w:rPr>
          <w:t>分别</w:t>
        </w:r>
      </w:ins>
      <w:ins w:id="296" w:author="嶒棚文" w:date="2021-06-29T19:11:56Z">
        <w:r>
          <w:rPr>
            <w:rFonts w:hint="eastAsia"/>
            <w:lang w:val="en-US" w:eastAsia="zh-CN"/>
          </w:rPr>
          <w:t>加入</w:t>
        </w:r>
      </w:ins>
      <w:ins w:id="297" w:author="嶒棚文" w:date="2021-06-29T19:12:03Z">
        <w:r>
          <w:rPr>
            <w:rFonts w:hint="eastAsia"/>
            <w:lang w:val="en-US" w:eastAsia="zh-CN"/>
          </w:rPr>
          <w:t>宏平均</w:t>
        </w:r>
      </w:ins>
      <w:ins w:id="298" w:author="嶒棚文" w:date="2021-06-29T19:12:04Z">
        <w:r>
          <w:rPr>
            <w:rFonts w:hint="eastAsia"/>
            <w:lang w:val="en-US" w:eastAsia="zh-CN"/>
          </w:rPr>
          <w:t>与</w:t>
        </w:r>
      </w:ins>
      <w:ins w:id="299" w:author="嶒棚文" w:date="2021-06-29T19:12:12Z">
        <w:r>
          <w:rPr>
            <w:rFonts w:hint="eastAsia"/>
            <w:lang w:val="en-US" w:eastAsia="zh-CN"/>
          </w:rPr>
          <w:t>微平均</w:t>
        </w:r>
      </w:ins>
      <w:ins w:id="300" w:author="嶒棚文" w:date="2021-06-29T19:12:15Z">
        <w:r>
          <w:rPr>
            <w:rFonts w:hint="eastAsia"/>
            <w:lang w:val="en-US" w:eastAsia="zh-CN"/>
          </w:rPr>
          <w:t>评估指标</w:t>
        </w:r>
      </w:ins>
      <w:ins w:id="301" w:author="嶒棚文" w:date="2021-06-29T19:12:24Z">
        <w:r>
          <w:rPr>
            <w:rFonts w:hint="eastAsia"/>
            <w:lang w:val="en-US" w:eastAsia="zh-CN"/>
          </w:rPr>
          <w:t>，</w:t>
        </w:r>
      </w:ins>
      <w:ins w:id="302" w:author="嶒棚文" w:date="2021-06-29T19:12:54Z">
        <w:r>
          <w:rPr>
            <w:rFonts w:hint="eastAsia"/>
            <w:lang w:val="en-US" w:eastAsia="zh-CN"/>
          </w:rPr>
          <w:t>计算</w:t>
        </w:r>
      </w:ins>
      <w:ins w:id="303" w:author="嶒棚文" w:date="2021-06-29T19:13:06Z">
        <w:r>
          <w:rPr>
            <w:rFonts w:hint="eastAsia"/>
            <w:lang w:val="en-US" w:eastAsia="zh-CN"/>
          </w:rPr>
          <w:t>公式</w:t>
        </w:r>
      </w:ins>
      <w:ins w:id="304" w:author="嶒棚文" w:date="2021-06-29T19:13:01Z">
        <w:r>
          <w:rPr>
            <w:rFonts w:hint="eastAsia"/>
            <w:lang w:val="en-US" w:eastAsia="zh-CN"/>
          </w:rPr>
          <w:t>分别</w:t>
        </w:r>
      </w:ins>
      <w:ins w:id="305" w:author="嶒棚文" w:date="2021-06-29T19:12:56Z">
        <w:r>
          <w:rPr>
            <w:rFonts w:hint="eastAsia"/>
            <w:lang w:val="en-US" w:eastAsia="zh-CN"/>
          </w:rPr>
          <w:t>为</w:t>
        </w:r>
      </w:ins>
    </w:p>
    <w:p>
      <w:pPr>
        <w:rPr>
          <w:ins w:id="306" w:author="嶒棚文" w:date="2021-06-29T19:15:51Z"/>
          <w:rFonts w:hint="default" w:hAnsi="Cambria Math" w:cstheme="minorBidi"/>
          <w:i w:val="0"/>
          <w:kern w:val="2"/>
          <w:sz w:val="21"/>
          <w:szCs w:val="24"/>
          <w:lang w:val="en-US" w:eastAsia="zh-CN" w:bidi="ar-SA"/>
        </w:rPr>
      </w:pPr>
      <m:oMathPara>
        <m:oMath>
          <w:ins w:id="307" w:author="嶒棚文" w:date="2021-06-29T19:13:13Z">
            <m:r>
              <m:rPr>
                <m:sty m:val="p"/>
              </m:rPr>
              <w:rPr>
                <w:rFonts w:hint="default" w:ascii="Cambria Math" w:hAnsi="Cambria Math" w:cstheme="minorBidi"/>
                <w:kern w:val="2"/>
                <w:sz w:val="21"/>
                <w:szCs w:val="24"/>
                <w:lang w:val="en-US" w:eastAsia="zh-CN" w:bidi="ar-SA"/>
              </w:rPr>
              <m:t>M</m:t>
            </m:r>
          </w:ins>
          <w:ins w:id="308" w:author="嶒棚文" w:date="2021-06-29T19:13:15Z">
            <m:r>
              <m:rPr>
                <m:sty m:val="p"/>
              </m:rPr>
              <w:rPr>
                <w:rFonts w:hint="eastAsia" w:ascii="Cambria Math" w:hAnsi="Cambria Math" w:cstheme="minorBidi"/>
                <w:kern w:val="2"/>
                <w:sz w:val="21"/>
                <w:szCs w:val="24"/>
                <w:lang w:val="en-US" w:eastAsia="zh-CN" w:bidi="ar-SA"/>
              </w:rPr>
              <m:t>acro</m:t>
            </m:r>
          </w:ins>
          <w:ins w:id="309" w:author="嶒棚文" w:date="2021-06-29T19:13:31Z">
            <m:r>
              <m:rPr>
                <m:sty m:val="p"/>
              </m:rPr>
              <w:rPr>
                <w:rFonts w:hint="default" w:ascii="Cambria Math" w:hAnsi="Cambria Math" w:cstheme="minorBidi"/>
                <w:kern w:val="2"/>
                <w:sz w:val="21"/>
                <w:szCs w:val="24"/>
                <w:lang w:val="en-US" w:eastAsia="zh-CN" w:bidi="ar-SA"/>
              </w:rPr>
              <m:t>=</m:t>
            </m:r>
          </w:ins>
          <m:f>
            <m:fPr>
              <m:ctrlPr>
                <w:ins w:id="310" w:author="嶒棚文" w:date="2021-06-29T19:13:33Z">
                  <w:rPr>
                    <w:rFonts w:hint="default" w:ascii="Cambria Math" w:hAnsi="Cambria Math" w:cstheme="minorBidi"/>
                    <w:kern w:val="2"/>
                    <w:sz w:val="21"/>
                    <w:szCs w:val="24"/>
                    <w:lang w:val="en-US" w:eastAsia="zh-CN" w:bidi="ar-SA"/>
                  </w:rPr>
                </w:ins>
              </m:ctrlPr>
            </m:fPr>
            <m:num>
              <w:ins w:id="311" w:author="嶒棚文" w:date="2021-06-29T19:13:36Z">
                <m:r>
                  <m:rPr>
                    <m:sty m:val="p"/>
                  </m:rPr>
                  <w:rPr>
                    <w:rFonts w:hint="default" w:ascii="Cambria Math" w:hAnsi="Cambria Math" w:cstheme="minorBidi"/>
                    <w:kern w:val="2"/>
                    <w:sz w:val="21"/>
                    <w:szCs w:val="24"/>
                    <w:lang w:val="en-US" w:eastAsia="zh-CN" w:bidi="ar-SA"/>
                  </w:rPr>
                  <m:t>2</m:t>
                </m:r>
              </w:ins>
              <w:ins w:id="312" w:author="嶒棚文" w:date="2021-06-29T19:13:43Z">
                <m:r>
                  <m:rPr>
                    <m:sty m:val="p"/>
                  </m:rPr>
                  <w:rPr>
                    <w:rFonts w:ascii="Cambria Math" w:hAnsi="Cambria Math" w:cstheme="minorBidi"/>
                    <w:kern w:val="2"/>
                    <w:sz w:val="21"/>
                    <w:szCs w:val="24"/>
                    <w:lang w:val="en-US" w:bidi="ar-SA"/>
                  </w:rPr>
                  <m:t>×</m:t>
                </m:r>
              </w:ins>
              <m:d>
                <m:dPr>
                  <m:ctrlPr>
                    <w:ins w:id="313" w:author="嶒棚文" w:date="2021-06-29T19:15:01Z">
                      <w:rPr>
                        <w:rFonts w:ascii="Cambria Math" w:hAnsi="Cambria Math" w:cstheme="minorBidi"/>
                        <w:kern w:val="2"/>
                        <w:sz w:val="21"/>
                        <w:szCs w:val="24"/>
                        <w:lang w:val="en-US" w:bidi="ar-SA"/>
                      </w:rPr>
                    </w:ins>
                  </m:ctrlPr>
                </m:dPr>
                <m:e>
                  <m:f>
                    <m:fPr>
                      <m:ctrlPr>
                        <w:ins w:id="314" w:author="嶒棚文" w:date="2021-06-29T19:15:06Z">
                          <w:rPr>
                            <w:rFonts w:ascii="Cambria Math" w:hAnsi="Cambria Math" w:cstheme="minorBidi"/>
                            <w:kern w:val="2"/>
                            <w:sz w:val="21"/>
                            <w:szCs w:val="24"/>
                            <w:lang w:val="en-US" w:bidi="ar-SA"/>
                          </w:rPr>
                        </w:ins>
                      </m:ctrlPr>
                    </m:fPr>
                    <m:num>
                      <w:ins w:id="315" w:author="嶒棚文" w:date="2021-06-29T19:15:06Z">
                        <m:r>
                          <m:rPr>
                            <m:sty m:val="p"/>
                          </m:rPr>
                          <w:rPr>
                            <w:rFonts w:hint="default" w:ascii="Cambria Math" w:hAnsi="Cambria Math" w:cstheme="minorBidi"/>
                            <w:kern w:val="2"/>
                            <w:sz w:val="21"/>
                            <w:szCs w:val="24"/>
                            <w:lang w:val="en-US" w:eastAsia="zh-CN" w:bidi="ar-SA"/>
                          </w:rPr>
                          <m:t>1</m:t>
                        </m:r>
                      </w:ins>
                      <m:ctrlPr>
                        <w:ins w:id="316" w:author="嶒棚文" w:date="2021-06-29T19:15:06Z">
                          <w:rPr>
                            <w:rFonts w:ascii="Cambria Math" w:hAnsi="Cambria Math" w:cstheme="minorBidi"/>
                            <w:kern w:val="2"/>
                            <w:sz w:val="21"/>
                            <w:szCs w:val="24"/>
                            <w:lang w:val="en-US" w:bidi="ar-SA"/>
                          </w:rPr>
                        </w:ins>
                      </m:ctrlPr>
                    </m:num>
                    <m:den>
                      <w:ins w:id="317" w:author="嶒棚文" w:date="2021-06-29T19:15:06Z">
                        <m:r>
                          <m:rPr>
                            <m:sty m:val="p"/>
                          </m:rPr>
                          <w:rPr>
                            <w:rFonts w:hint="default" w:ascii="Cambria Math" w:hAnsi="Cambria Math" w:cstheme="minorBidi"/>
                            <w:kern w:val="2"/>
                            <w:sz w:val="21"/>
                            <w:szCs w:val="24"/>
                            <w:lang w:val="en-US" w:eastAsia="zh-CN" w:bidi="ar-SA"/>
                          </w:rPr>
                          <m:t>n</m:t>
                        </m:r>
                      </w:ins>
                      <m:ctrlPr>
                        <w:ins w:id="318" w:author="嶒棚文" w:date="2021-06-29T19:15:06Z">
                          <w:rPr>
                            <w:rFonts w:ascii="Cambria Math" w:hAnsi="Cambria Math" w:cstheme="minorBidi"/>
                            <w:kern w:val="2"/>
                            <w:sz w:val="21"/>
                            <w:szCs w:val="24"/>
                            <w:lang w:val="en-US" w:bidi="ar-SA"/>
                          </w:rPr>
                        </w:ins>
                      </m:ctrlPr>
                    </m:den>
                  </m:f>
                  <m:nary>
                    <m:naryPr>
                      <m:chr m:val="∑"/>
                      <m:limLoc m:val="undOvr"/>
                      <m:subHide m:val="1"/>
                      <m:supHide m:val="1"/>
                      <m:ctrlPr>
                        <w:ins w:id="319" w:author="嶒棚文" w:date="2021-06-29T19:32:22Z">
                          <w:rPr>
                            <w:rFonts w:hint="default" w:ascii="Cambria Math" w:hAnsi="Cambria Math" w:cstheme="minorBidi"/>
                            <w:kern w:val="2"/>
                            <w:sz w:val="21"/>
                            <w:szCs w:val="24"/>
                            <w:lang w:val="en-US" w:eastAsia="zh-CN" w:bidi="ar-SA"/>
                          </w:rPr>
                        </w:ins>
                      </m:ctrlPr>
                    </m:naryPr>
                    <m:sub>
                      <m:ctrlPr>
                        <w:ins w:id="320" w:author="嶒棚文" w:date="2021-06-29T19:32:22Z">
                          <w:rPr>
                            <w:rFonts w:hint="default" w:ascii="Cambria Math" w:hAnsi="Cambria Math" w:cstheme="minorBidi"/>
                            <w:kern w:val="2"/>
                            <w:sz w:val="21"/>
                            <w:szCs w:val="24"/>
                            <w:lang w:val="en-US" w:eastAsia="zh-CN" w:bidi="ar-SA"/>
                          </w:rPr>
                        </w:ins>
                      </m:ctrlPr>
                    </m:sub>
                    <m:sup>
                      <m:ctrlPr>
                        <w:ins w:id="321" w:author="嶒棚文" w:date="2021-06-29T19:32:22Z">
                          <w:rPr>
                            <w:rFonts w:hint="default" w:ascii="Cambria Math" w:hAnsi="Cambria Math" w:cstheme="minorBidi"/>
                            <w:kern w:val="2"/>
                            <w:sz w:val="21"/>
                            <w:szCs w:val="24"/>
                            <w:lang w:val="en-US" w:eastAsia="zh-CN" w:bidi="ar-SA"/>
                          </w:rPr>
                        </w:ins>
                      </m:ctrlPr>
                    </m:sup>
                    <m:e>
                      <m:sSub>
                        <m:sSubPr>
                          <m:ctrlPr>
                            <w:ins w:id="322" w:author="嶒棚文" w:date="2021-06-29T19:32:22Z">
                              <w:rPr>
                                <w:rFonts w:hint="default" w:ascii="Cambria Math" w:hAnsi="Cambria Math" w:cstheme="minorBidi"/>
                                <w:kern w:val="2"/>
                                <w:sz w:val="21"/>
                                <w:szCs w:val="24"/>
                                <w:lang w:val="en-US" w:eastAsia="zh-CN" w:bidi="ar-SA"/>
                              </w:rPr>
                            </w:ins>
                          </m:ctrlPr>
                        </m:sSubPr>
                        <m:e>
                          <w:ins w:id="323" w:author="嶒棚文" w:date="2021-06-29T19:32:22Z">
                            <m:r>
                              <m:rPr>
                                <m:sty m:val="p"/>
                              </m:rPr>
                              <w:rPr>
                                <w:rFonts w:hint="default" w:ascii="Cambria Math" w:hAnsi="Cambria Math" w:cstheme="minorBidi"/>
                                <w:kern w:val="2"/>
                                <w:sz w:val="21"/>
                                <w:szCs w:val="24"/>
                                <w:lang w:val="en-US" w:eastAsia="zh-CN" w:bidi="ar-SA"/>
                              </w:rPr>
                              <m:t>P</m:t>
                            </m:r>
                          </w:ins>
                          <m:ctrlPr>
                            <w:ins w:id="324" w:author="嶒棚文" w:date="2021-06-29T19:32:22Z">
                              <w:rPr>
                                <w:rFonts w:hint="default" w:ascii="Cambria Math" w:hAnsi="Cambria Math" w:cstheme="minorBidi"/>
                                <w:kern w:val="2"/>
                                <w:sz w:val="21"/>
                                <w:szCs w:val="24"/>
                                <w:lang w:val="en-US" w:eastAsia="zh-CN" w:bidi="ar-SA"/>
                              </w:rPr>
                            </w:ins>
                          </m:ctrlPr>
                        </m:e>
                        <m:sub>
                          <w:ins w:id="325" w:author="嶒棚文" w:date="2021-06-29T19:32:22Z">
                            <m:r>
                              <m:rPr>
                                <m:sty m:val="p"/>
                              </m:rPr>
                              <w:rPr>
                                <w:rFonts w:hint="default" w:ascii="Cambria Math" w:hAnsi="Cambria Math" w:cstheme="minorBidi"/>
                                <w:kern w:val="2"/>
                                <w:sz w:val="21"/>
                                <w:szCs w:val="24"/>
                                <w:lang w:val="en-US" w:eastAsia="zh-CN" w:bidi="ar-SA"/>
                              </w:rPr>
                              <m:t>i</m:t>
                            </m:r>
                          </w:ins>
                          <m:ctrlPr>
                            <w:ins w:id="326" w:author="嶒棚文" w:date="2021-06-29T19:32:22Z">
                              <w:rPr>
                                <w:rFonts w:hint="default" w:ascii="Cambria Math" w:hAnsi="Cambria Math" w:cstheme="minorBidi"/>
                                <w:kern w:val="2"/>
                                <w:sz w:val="21"/>
                                <w:szCs w:val="24"/>
                                <w:lang w:val="en-US" w:eastAsia="zh-CN" w:bidi="ar-SA"/>
                              </w:rPr>
                            </w:ins>
                          </m:ctrlPr>
                        </m:sub>
                      </m:sSub>
                      <m:ctrlPr>
                        <w:ins w:id="327" w:author="嶒棚文" w:date="2021-06-29T19:32:22Z">
                          <w:rPr>
                            <w:rFonts w:hint="default" w:ascii="Cambria Math" w:hAnsi="Cambria Math" w:cstheme="minorBidi"/>
                            <w:kern w:val="2"/>
                            <w:sz w:val="21"/>
                            <w:szCs w:val="24"/>
                            <w:lang w:val="en-US" w:eastAsia="zh-CN" w:bidi="ar-SA"/>
                          </w:rPr>
                        </w:ins>
                      </m:ctrlPr>
                    </m:e>
                  </m:nary>
                  <m:ctrlPr>
                    <w:ins w:id="328" w:author="嶒棚文" w:date="2021-06-29T19:15:01Z">
                      <w:rPr>
                        <w:rFonts w:ascii="Cambria Math" w:hAnsi="Cambria Math" w:cstheme="minorBidi"/>
                        <w:kern w:val="2"/>
                        <w:sz w:val="21"/>
                        <w:szCs w:val="24"/>
                        <w:lang w:val="en-US" w:bidi="ar-SA"/>
                      </w:rPr>
                    </w:ins>
                  </m:ctrlPr>
                </m:e>
              </m:d>
              <w:ins w:id="329" w:author="嶒棚文" w:date="2021-06-29T19:15:14Z">
                <m:r>
                  <m:rPr>
                    <m:sty m:val="p"/>
                  </m:rPr>
                  <w:rPr>
                    <w:rFonts w:ascii="Cambria Math" w:hAnsi="Cambria Math" w:cstheme="minorBidi"/>
                    <w:kern w:val="2"/>
                    <w:sz w:val="21"/>
                    <w:szCs w:val="24"/>
                    <w:lang w:val="en-US" w:bidi="ar-SA"/>
                  </w:rPr>
                  <m:t>×</m:t>
                </m:r>
              </w:ins>
              <m:d>
                <m:dPr>
                  <m:ctrlPr>
                    <w:ins w:id="330" w:author="嶒棚文" w:date="2021-06-29T19:15:18Z">
                      <w:rPr>
                        <w:rFonts w:ascii="Cambria Math" w:hAnsi="Cambria Math" w:cstheme="minorBidi"/>
                        <w:kern w:val="2"/>
                        <w:sz w:val="21"/>
                        <w:szCs w:val="24"/>
                        <w:lang w:val="en-US" w:bidi="ar-SA"/>
                      </w:rPr>
                    </w:ins>
                  </m:ctrlPr>
                </m:dPr>
                <m:e>
                  <m:f>
                    <m:fPr>
                      <m:ctrlPr>
                        <w:ins w:id="331" w:author="嶒棚文" w:date="2021-06-29T19:15:25Z">
                          <w:rPr>
                            <w:rFonts w:ascii="Cambria Math" w:hAnsi="Cambria Math" w:cstheme="minorBidi"/>
                            <w:kern w:val="2"/>
                            <w:sz w:val="21"/>
                            <w:szCs w:val="24"/>
                            <w:lang w:val="en-US" w:bidi="ar-SA"/>
                          </w:rPr>
                        </w:ins>
                      </m:ctrlPr>
                    </m:fPr>
                    <m:num>
                      <w:ins w:id="332" w:author="嶒棚文" w:date="2021-06-29T19:15:25Z">
                        <m:r>
                          <m:rPr>
                            <m:sty m:val="p"/>
                          </m:rPr>
                          <w:rPr>
                            <w:rFonts w:hint="default" w:ascii="Cambria Math" w:hAnsi="Cambria Math" w:cstheme="minorBidi"/>
                            <w:kern w:val="2"/>
                            <w:sz w:val="21"/>
                            <w:szCs w:val="24"/>
                            <w:lang w:val="en-US" w:eastAsia="zh-CN" w:bidi="ar-SA"/>
                          </w:rPr>
                          <m:t>1</m:t>
                        </m:r>
                      </w:ins>
                      <m:ctrlPr>
                        <w:ins w:id="333" w:author="嶒棚文" w:date="2021-06-29T19:15:25Z">
                          <w:rPr>
                            <w:rFonts w:ascii="Cambria Math" w:hAnsi="Cambria Math" w:cstheme="minorBidi"/>
                            <w:kern w:val="2"/>
                            <w:sz w:val="21"/>
                            <w:szCs w:val="24"/>
                            <w:lang w:val="en-US" w:bidi="ar-SA"/>
                          </w:rPr>
                        </w:ins>
                      </m:ctrlPr>
                    </m:num>
                    <m:den>
                      <w:ins w:id="334" w:author="嶒棚文" w:date="2021-06-29T19:15:25Z">
                        <m:r>
                          <m:rPr>
                            <m:sty m:val="p"/>
                          </m:rPr>
                          <w:rPr>
                            <w:rFonts w:hint="default" w:ascii="Cambria Math" w:hAnsi="Cambria Math" w:cstheme="minorBidi"/>
                            <w:kern w:val="2"/>
                            <w:sz w:val="21"/>
                            <w:szCs w:val="24"/>
                            <w:lang w:val="en-US" w:eastAsia="zh-CN" w:bidi="ar-SA"/>
                          </w:rPr>
                          <m:t>n</m:t>
                        </m:r>
                      </w:ins>
                      <m:ctrlPr>
                        <w:ins w:id="335" w:author="嶒棚文" w:date="2021-06-29T19:15:25Z">
                          <w:rPr>
                            <w:rFonts w:ascii="Cambria Math" w:hAnsi="Cambria Math" w:cstheme="minorBidi"/>
                            <w:kern w:val="2"/>
                            <w:sz w:val="21"/>
                            <w:szCs w:val="24"/>
                            <w:lang w:val="en-US" w:bidi="ar-SA"/>
                          </w:rPr>
                        </w:ins>
                      </m:ctrlPr>
                    </m:den>
                  </m:f>
                  <m:nary>
                    <m:naryPr>
                      <m:chr m:val="∑"/>
                      <m:limLoc m:val="undOvr"/>
                      <m:subHide m:val="1"/>
                      <m:supHide m:val="1"/>
                      <m:ctrlPr>
                        <w:ins w:id="336" w:author="嶒棚文" w:date="2021-06-29T19:32:32Z">
                          <w:rPr>
                            <w:rFonts w:hint="default" w:ascii="Cambria Math" w:hAnsi="Cambria Math" w:cstheme="minorBidi"/>
                            <w:kern w:val="2"/>
                            <w:sz w:val="21"/>
                            <w:szCs w:val="24"/>
                            <w:lang w:val="en-US" w:eastAsia="zh-CN" w:bidi="ar-SA"/>
                          </w:rPr>
                        </w:ins>
                      </m:ctrlPr>
                    </m:naryPr>
                    <m:sub>
                      <m:ctrlPr>
                        <w:ins w:id="337" w:author="嶒棚文" w:date="2021-06-29T19:32:32Z">
                          <w:rPr>
                            <w:rFonts w:hint="default" w:ascii="Cambria Math" w:hAnsi="Cambria Math" w:cstheme="minorBidi"/>
                            <w:kern w:val="2"/>
                            <w:sz w:val="21"/>
                            <w:szCs w:val="24"/>
                            <w:lang w:val="en-US" w:eastAsia="zh-CN" w:bidi="ar-SA"/>
                          </w:rPr>
                        </w:ins>
                      </m:ctrlPr>
                    </m:sub>
                    <m:sup>
                      <m:ctrlPr>
                        <w:ins w:id="338" w:author="嶒棚文" w:date="2021-06-29T19:32:32Z">
                          <w:rPr>
                            <w:rFonts w:hint="default" w:ascii="Cambria Math" w:hAnsi="Cambria Math" w:cstheme="minorBidi"/>
                            <w:kern w:val="2"/>
                            <w:sz w:val="21"/>
                            <w:szCs w:val="24"/>
                            <w:lang w:val="en-US" w:eastAsia="zh-CN" w:bidi="ar-SA"/>
                          </w:rPr>
                        </w:ins>
                      </m:ctrlPr>
                    </m:sup>
                    <m:e>
                      <m:sSub>
                        <m:sSubPr>
                          <m:ctrlPr>
                            <w:ins w:id="339" w:author="嶒棚文" w:date="2021-06-29T19:32:32Z">
                              <w:rPr>
                                <w:rFonts w:hint="default" w:ascii="Cambria Math" w:hAnsi="Cambria Math" w:cstheme="minorBidi"/>
                                <w:kern w:val="2"/>
                                <w:sz w:val="21"/>
                                <w:szCs w:val="24"/>
                                <w:lang w:val="en-US" w:eastAsia="zh-CN" w:bidi="ar-SA"/>
                              </w:rPr>
                            </w:ins>
                          </m:ctrlPr>
                        </m:sSubPr>
                        <m:e>
                          <w:ins w:id="340" w:author="嶒棚文" w:date="2021-06-29T19:32:37Z">
                            <m:r>
                              <m:rPr>
                                <m:sty m:val="p"/>
                              </m:rPr>
                              <w:rPr>
                                <w:rFonts w:hint="default" w:ascii="Cambria Math" w:hAnsi="Cambria Math" w:cstheme="minorBidi"/>
                                <w:kern w:val="2"/>
                                <w:sz w:val="21"/>
                                <w:szCs w:val="24"/>
                                <w:lang w:val="en-US" w:eastAsia="zh-CN" w:bidi="ar-SA"/>
                              </w:rPr>
                              <m:t>R</m:t>
                            </m:r>
                          </w:ins>
                          <m:ctrlPr>
                            <w:ins w:id="341" w:author="嶒棚文" w:date="2021-06-29T19:32:32Z">
                              <w:rPr>
                                <w:rFonts w:hint="default" w:ascii="Cambria Math" w:hAnsi="Cambria Math" w:cstheme="minorBidi"/>
                                <w:kern w:val="2"/>
                                <w:sz w:val="21"/>
                                <w:szCs w:val="24"/>
                                <w:lang w:val="en-US" w:eastAsia="zh-CN" w:bidi="ar-SA"/>
                              </w:rPr>
                            </w:ins>
                          </m:ctrlPr>
                        </m:e>
                        <m:sub>
                          <w:ins w:id="342" w:author="嶒棚文" w:date="2021-06-29T19:32:32Z">
                            <m:r>
                              <m:rPr>
                                <m:sty m:val="p"/>
                              </m:rPr>
                              <w:rPr>
                                <w:rFonts w:hint="default" w:ascii="Cambria Math" w:hAnsi="Cambria Math" w:cstheme="minorBidi"/>
                                <w:kern w:val="2"/>
                                <w:sz w:val="21"/>
                                <w:szCs w:val="24"/>
                                <w:lang w:val="en-US" w:eastAsia="zh-CN" w:bidi="ar-SA"/>
                              </w:rPr>
                              <m:t>i</m:t>
                            </m:r>
                          </w:ins>
                          <m:ctrlPr>
                            <w:ins w:id="343" w:author="嶒棚文" w:date="2021-06-29T19:32:32Z">
                              <w:rPr>
                                <w:rFonts w:hint="default" w:ascii="Cambria Math" w:hAnsi="Cambria Math" w:cstheme="minorBidi"/>
                                <w:kern w:val="2"/>
                                <w:sz w:val="21"/>
                                <w:szCs w:val="24"/>
                                <w:lang w:val="en-US" w:eastAsia="zh-CN" w:bidi="ar-SA"/>
                              </w:rPr>
                            </w:ins>
                          </m:ctrlPr>
                        </m:sub>
                      </m:sSub>
                      <m:ctrlPr>
                        <w:ins w:id="344" w:author="嶒棚文" w:date="2021-06-29T19:32:32Z">
                          <w:rPr>
                            <w:rFonts w:hint="default" w:ascii="Cambria Math" w:hAnsi="Cambria Math" w:cstheme="minorBidi"/>
                            <w:kern w:val="2"/>
                            <w:sz w:val="21"/>
                            <w:szCs w:val="24"/>
                            <w:lang w:val="en-US" w:eastAsia="zh-CN" w:bidi="ar-SA"/>
                          </w:rPr>
                        </w:ins>
                      </m:ctrlPr>
                    </m:e>
                  </m:nary>
                  <m:ctrlPr>
                    <w:ins w:id="345" w:author="嶒棚文" w:date="2021-06-29T19:15:18Z">
                      <w:rPr>
                        <w:rFonts w:ascii="Cambria Math" w:hAnsi="Cambria Math" w:cstheme="minorBidi"/>
                        <w:kern w:val="2"/>
                        <w:sz w:val="21"/>
                        <w:szCs w:val="24"/>
                        <w:lang w:val="en-US" w:bidi="ar-SA"/>
                      </w:rPr>
                    </w:ins>
                  </m:ctrlPr>
                </m:e>
              </m:d>
              <m:ctrlPr>
                <w:ins w:id="346" w:author="嶒棚文" w:date="2021-06-29T19:13:33Z">
                  <w:rPr>
                    <w:rFonts w:hint="default" w:ascii="Cambria Math" w:hAnsi="Cambria Math" w:cstheme="minorBidi"/>
                    <w:kern w:val="2"/>
                    <w:sz w:val="21"/>
                    <w:szCs w:val="24"/>
                    <w:lang w:val="en-US" w:eastAsia="zh-CN" w:bidi="ar-SA"/>
                  </w:rPr>
                </w:ins>
              </m:ctrlPr>
            </m:num>
            <m:den>
              <m:d>
                <m:dPr>
                  <m:ctrlPr>
                    <w:ins w:id="347" w:author="嶒棚文" w:date="2021-06-29T19:15:35Z">
                      <w:rPr>
                        <w:rFonts w:ascii="Cambria Math" w:hAnsi="Cambria Math" w:cstheme="minorBidi"/>
                        <w:kern w:val="2"/>
                        <w:sz w:val="21"/>
                        <w:szCs w:val="24"/>
                        <w:lang w:val="en-US" w:bidi="ar-SA"/>
                      </w:rPr>
                    </w:ins>
                  </m:ctrlPr>
                </m:dPr>
                <m:e>
                  <m:f>
                    <m:fPr>
                      <m:ctrlPr>
                        <w:ins w:id="348" w:author="嶒棚文" w:date="2021-06-29T19:15:35Z">
                          <w:rPr>
                            <w:rFonts w:ascii="Cambria Math" w:hAnsi="Cambria Math" w:cstheme="minorBidi"/>
                            <w:kern w:val="2"/>
                            <w:sz w:val="21"/>
                            <w:szCs w:val="24"/>
                            <w:lang w:val="en-US" w:bidi="ar-SA"/>
                          </w:rPr>
                        </w:ins>
                      </m:ctrlPr>
                    </m:fPr>
                    <m:num>
                      <w:ins w:id="349" w:author="嶒棚文" w:date="2021-06-29T19:15:35Z">
                        <m:r>
                          <m:rPr>
                            <m:sty m:val="p"/>
                          </m:rPr>
                          <w:rPr>
                            <w:rFonts w:hint="default" w:ascii="Cambria Math" w:hAnsi="Cambria Math" w:cstheme="minorBidi"/>
                            <w:kern w:val="2"/>
                            <w:sz w:val="21"/>
                            <w:szCs w:val="24"/>
                            <w:lang w:val="en-US" w:eastAsia="zh-CN" w:bidi="ar-SA"/>
                          </w:rPr>
                          <m:t>1</m:t>
                        </m:r>
                      </w:ins>
                      <m:ctrlPr>
                        <w:ins w:id="350" w:author="嶒棚文" w:date="2021-06-29T19:15:35Z">
                          <w:rPr>
                            <w:rFonts w:ascii="Cambria Math" w:hAnsi="Cambria Math" w:cstheme="minorBidi"/>
                            <w:kern w:val="2"/>
                            <w:sz w:val="21"/>
                            <w:szCs w:val="24"/>
                            <w:lang w:val="en-US" w:bidi="ar-SA"/>
                          </w:rPr>
                        </w:ins>
                      </m:ctrlPr>
                    </m:num>
                    <m:den>
                      <w:ins w:id="351" w:author="嶒棚文" w:date="2021-06-29T19:15:35Z">
                        <m:r>
                          <m:rPr>
                            <m:sty m:val="p"/>
                          </m:rPr>
                          <w:rPr>
                            <w:rFonts w:hint="default" w:ascii="Cambria Math" w:hAnsi="Cambria Math" w:cstheme="minorBidi"/>
                            <w:kern w:val="2"/>
                            <w:sz w:val="21"/>
                            <w:szCs w:val="24"/>
                            <w:lang w:val="en-US" w:eastAsia="zh-CN" w:bidi="ar-SA"/>
                          </w:rPr>
                          <m:t>n</m:t>
                        </m:r>
                      </w:ins>
                      <m:ctrlPr>
                        <w:ins w:id="352" w:author="嶒棚文" w:date="2021-06-29T19:15:35Z">
                          <w:rPr>
                            <w:rFonts w:ascii="Cambria Math" w:hAnsi="Cambria Math" w:cstheme="minorBidi"/>
                            <w:kern w:val="2"/>
                            <w:sz w:val="21"/>
                            <w:szCs w:val="24"/>
                            <w:lang w:val="en-US" w:bidi="ar-SA"/>
                          </w:rPr>
                        </w:ins>
                      </m:ctrlPr>
                    </m:den>
                  </m:f>
                  <m:nary>
                    <m:naryPr>
                      <m:chr m:val="∑"/>
                      <m:limLoc m:val="undOvr"/>
                      <m:subHide m:val="1"/>
                      <m:supHide m:val="1"/>
                      <m:ctrlPr>
                        <w:ins w:id="353" w:author="嶒棚文" w:date="2021-06-29T19:32:28Z">
                          <w:rPr>
                            <w:rFonts w:hint="default" w:ascii="Cambria Math" w:hAnsi="Cambria Math" w:cstheme="minorBidi"/>
                            <w:kern w:val="2"/>
                            <w:sz w:val="21"/>
                            <w:szCs w:val="24"/>
                            <w:lang w:val="en-US" w:eastAsia="zh-CN" w:bidi="ar-SA"/>
                          </w:rPr>
                        </w:ins>
                      </m:ctrlPr>
                    </m:naryPr>
                    <m:sub>
                      <m:ctrlPr>
                        <w:ins w:id="354" w:author="嶒棚文" w:date="2021-06-29T19:32:28Z">
                          <w:rPr>
                            <w:rFonts w:hint="default" w:ascii="Cambria Math" w:hAnsi="Cambria Math" w:cstheme="minorBidi"/>
                            <w:kern w:val="2"/>
                            <w:sz w:val="21"/>
                            <w:szCs w:val="24"/>
                            <w:lang w:val="en-US" w:eastAsia="zh-CN" w:bidi="ar-SA"/>
                          </w:rPr>
                        </w:ins>
                      </m:ctrlPr>
                    </m:sub>
                    <m:sup>
                      <m:ctrlPr>
                        <w:ins w:id="355" w:author="嶒棚文" w:date="2021-06-29T19:32:28Z">
                          <w:rPr>
                            <w:rFonts w:hint="default" w:ascii="Cambria Math" w:hAnsi="Cambria Math" w:cstheme="minorBidi"/>
                            <w:kern w:val="2"/>
                            <w:sz w:val="21"/>
                            <w:szCs w:val="24"/>
                            <w:lang w:val="en-US" w:eastAsia="zh-CN" w:bidi="ar-SA"/>
                          </w:rPr>
                        </w:ins>
                      </m:ctrlPr>
                    </m:sup>
                    <m:e>
                      <m:sSub>
                        <m:sSubPr>
                          <m:ctrlPr>
                            <w:ins w:id="356" w:author="嶒棚文" w:date="2021-06-29T19:32:28Z">
                              <w:rPr>
                                <w:rFonts w:hint="default" w:ascii="Cambria Math" w:hAnsi="Cambria Math" w:cstheme="minorBidi"/>
                                <w:kern w:val="2"/>
                                <w:sz w:val="21"/>
                                <w:szCs w:val="24"/>
                                <w:lang w:val="en-US" w:eastAsia="zh-CN" w:bidi="ar-SA"/>
                              </w:rPr>
                            </w:ins>
                          </m:ctrlPr>
                        </m:sSubPr>
                        <m:e>
                          <w:ins w:id="357" w:author="嶒棚文" w:date="2021-06-29T19:32:28Z">
                            <m:r>
                              <m:rPr>
                                <m:sty m:val="p"/>
                              </m:rPr>
                              <w:rPr>
                                <w:rFonts w:hint="default" w:ascii="Cambria Math" w:hAnsi="Cambria Math" w:cstheme="minorBidi"/>
                                <w:kern w:val="2"/>
                                <w:sz w:val="21"/>
                                <w:szCs w:val="24"/>
                                <w:lang w:val="en-US" w:eastAsia="zh-CN" w:bidi="ar-SA"/>
                              </w:rPr>
                              <m:t>P</m:t>
                            </m:r>
                          </w:ins>
                          <m:ctrlPr>
                            <w:ins w:id="358" w:author="嶒棚文" w:date="2021-06-29T19:32:28Z">
                              <w:rPr>
                                <w:rFonts w:hint="default" w:ascii="Cambria Math" w:hAnsi="Cambria Math" w:cstheme="minorBidi"/>
                                <w:kern w:val="2"/>
                                <w:sz w:val="21"/>
                                <w:szCs w:val="24"/>
                                <w:lang w:val="en-US" w:eastAsia="zh-CN" w:bidi="ar-SA"/>
                              </w:rPr>
                            </w:ins>
                          </m:ctrlPr>
                        </m:e>
                        <m:sub>
                          <w:ins w:id="359" w:author="嶒棚文" w:date="2021-06-29T19:32:28Z">
                            <m:r>
                              <m:rPr>
                                <m:sty m:val="p"/>
                              </m:rPr>
                              <w:rPr>
                                <w:rFonts w:hint="default" w:ascii="Cambria Math" w:hAnsi="Cambria Math" w:cstheme="minorBidi"/>
                                <w:kern w:val="2"/>
                                <w:sz w:val="21"/>
                                <w:szCs w:val="24"/>
                                <w:lang w:val="en-US" w:eastAsia="zh-CN" w:bidi="ar-SA"/>
                              </w:rPr>
                              <m:t>i</m:t>
                            </m:r>
                          </w:ins>
                          <m:ctrlPr>
                            <w:ins w:id="360" w:author="嶒棚文" w:date="2021-06-29T19:32:28Z">
                              <w:rPr>
                                <w:rFonts w:hint="default" w:ascii="Cambria Math" w:hAnsi="Cambria Math" w:cstheme="minorBidi"/>
                                <w:kern w:val="2"/>
                                <w:sz w:val="21"/>
                                <w:szCs w:val="24"/>
                                <w:lang w:val="en-US" w:eastAsia="zh-CN" w:bidi="ar-SA"/>
                              </w:rPr>
                            </w:ins>
                          </m:ctrlPr>
                        </m:sub>
                      </m:sSub>
                      <m:ctrlPr>
                        <w:ins w:id="361" w:author="嶒棚文" w:date="2021-06-29T19:32:28Z">
                          <w:rPr>
                            <w:rFonts w:hint="default" w:ascii="Cambria Math" w:hAnsi="Cambria Math" w:cstheme="minorBidi"/>
                            <w:kern w:val="2"/>
                            <w:sz w:val="21"/>
                            <w:szCs w:val="24"/>
                            <w:lang w:val="en-US" w:eastAsia="zh-CN" w:bidi="ar-SA"/>
                          </w:rPr>
                        </w:ins>
                      </m:ctrlPr>
                    </m:e>
                  </m:nary>
                  <m:ctrlPr>
                    <w:ins w:id="362" w:author="嶒棚文" w:date="2021-06-29T19:15:35Z">
                      <w:rPr>
                        <w:rFonts w:ascii="Cambria Math" w:hAnsi="Cambria Math" w:cstheme="minorBidi"/>
                        <w:kern w:val="2"/>
                        <w:sz w:val="21"/>
                        <w:szCs w:val="24"/>
                        <w:lang w:val="en-US" w:bidi="ar-SA"/>
                      </w:rPr>
                    </w:ins>
                  </m:ctrlPr>
                </m:e>
              </m:d>
              <w:ins w:id="363" w:author="嶒棚文" w:date="2021-06-29T19:15:40Z">
                <m:r>
                  <m:rPr>
                    <m:sty m:val="p"/>
                  </m:rPr>
                  <w:rPr>
                    <w:rFonts w:ascii="Cambria Math" w:hAnsi="Cambria Math" w:cstheme="minorBidi"/>
                    <w:kern w:val="2"/>
                    <w:sz w:val="21"/>
                    <w:szCs w:val="24"/>
                    <w:lang w:val="en-US" w:bidi="ar-SA"/>
                  </w:rPr>
                  <m:t>+</m:t>
                </m:r>
              </w:ins>
              <m:d>
                <m:dPr>
                  <m:ctrlPr>
                    <w:ins w:id="364" w:author="嶒棚文" w:date="2021-06-29T19:15:35Z">
                      <w:rPr>
                        <w:rFonts w:ascii="Cambria Math" w:hAnsi="Cambria Math" w:cstheme="minorBidi"/>
                        <w:kern w:val="2"/>
                        <w:sz w:val="21"/>
                        <w:szCs w:val="24"/>
                        <w:lang w:val="en-US" w:bidi="ar-SA"/>
                      </w:rPr>
                    </w:ins>
                  </m:ctrlPr>
                </m:dPr>
                <m:e>
                  <m:f>
                    <m:fPr>
                      <m:ctrlPr>
                        <w:ins w:id="365" w:author="嶒棚文" w:date="2021-06-29T19:15:35Z">
                          <w:rPr>
                            <w:rFonts w:ascii="Cambria Math" w:hAnsi="Cambria Math" w:cstheme="minorBidi"/>
                            <w:kern w:val="2"/>
                            <w:sz w:val="21"/>
                            <w:szCs w:val="24"/>
                            <w:lang w:val="en-US" w:bidi="ar-SA"/>
                          </w:rPr>
                        </w:ins>
                      </m:ctrlPr>
                    </m:fPr>
                    <m:num>
                      <w:ins w:id="366" w:author="嶒棚文" w:date="2021-06-29T19:15:35Z">
                        <m:r>
                          <m:rPr>
                            <m:sty m:val="p"/>
                          </m:rPr>
                          <w:rPr>
                            <w:rFonts w:hint="default" w:ascii="Cambria Math" w:hAnsi="Cambria Math" w:cstheme="minorBidi"/>
                            <w:kern w:val="2"/>
                            <w:sz w:val="21"/>
                            <w:szCs w:val="24"/>
                            <w:lang w:val="en-US" w:eastAsia="zh-CN" w:bidi="ar-SA"/>
                          </w:rPr>
                          <m:t>1</m:t>
                        </m:r>
                      </w:ins>
                      <m:ctrlPr>
                        <w:ins w:id="367" w:author="嶒棚文" w:date="2021-06-29T19:15:35Z">
                          <w:rPr>
                            <w:rFonts w:ascii="Cambria Math" w:hAnsi="Cambria Math" w:cstheme="minorBidi"/>
                            <w:kern w:val="2"/>
                            <w:sz w:val="21"/>
                            <w:szCs w:val="24"/>
                            <w:lang w:val="en-US" w:bidi="ar-SA"/>
                          </w:rPr>
                        </w:ins>
                      </m:ctrlPr>
                    </m:num>
                    <m:den>
                      <w:ins w:id="368" w:author="嶒棚文" w:date="2021-06-29T19:15:35Z">
                        <m:r>
                          <m:rPr>
                            <m:sty m:val="p"/>
                          </m:rPr>
                          <w:rPr>
                            <w:rFonts w:hint="default" w:ascii="Cambria Math" w:hAnsi="Cambria Math" w:cstheme="minorBidi"/>
                            <w:kern w:val="2"/>
                            <w:sz w:val="21"/>
                            <w:szCs w:val="24"/>
                            <w:lang w:val="en-US" w:eastAsia="zh-CN" w:bidi="ar-SA"/>
                          </w:rPr>
                          <m:t>n</m:t>
                        </m:r>
                      </w:ins>
                      <m:ctrlPr>
                        <w:ins w:id="369" w:author="嶒棚文" w:date="2021-06-29T19:15:35Z">
                          <w:rPr>
                            <w:rFonts w:ascii="Cambria Math" w:hAnsi="Cambria Math" w:cstheme="minorBidi"/>
                            <w:kern w:val="2"/>
                            <w:sz w:val="21"/>
                            <w:szCs w:val="24"/>
                            <w:lang w:val="en-US" w:bidi="ar-SA"/>
                          </w:rPr>
                        </w:ins>
                      </m:ctrlPr>
                    </m:den>
                  </m:f>
                  <m:nary>
                    <m:naryPr>
                      <m:chr m:val="∑"/>
                      <m:limLoc m:val="undOvr"/>
                      <m:subHide m:val="1"/>
                      <m:supHide m:val="1"/>
                      <m:ctrlPr>
                        <w:ins w:id="370" w:author="嶒棚文" w:date="2021-06-29T19:32:43Z">
                          <w:rPr>
                            <w:rFonts w:hint="default" w:ascii="Cambria Math" w:hAnsi="Cambria Math" w:cstheme="minorBidi"/>
                            <w:kern w:val="2"/>
                            <w:sz w:val="21"/>
                            <w:szCs w:val="24"/>
                            <w:lang w:val="en-US" w:eastAsia="zh-CN" w:bidi="ar-SA"/>
                          </w:rPr>
                        </w:ins>
                      </m:ctrlPr>
                    </m:naryPr>
                    <m:sub>
                      <m:ctrlPr>
                        <w:ins w:id="371" w:author="嶒棚文" w:date="2021-06-29T19:32:43Z">
                          <w:rPr>
                            <w:rFonts w:hint="default" w:ascii="Cambria Math" w:hAnsi="Cambria Math" w:cstheme="minorBidi"/>
                            <w:kern w:val="2"/>
                            <w:sz w:val="21"/>
                            <w:szCs w:val="24"/>
                            <w:lang w:val="en-US" w:eastAsia="zh-CN" w:bidi="ar-SA"/>
                          </w:rPr>
                        </w:ins>
                      </m:ctrlPr>
                    </m:sub>
                    <m:sup>
                      <m:ctrlPr>
                        <w:ins w:id="372" w:author="嶒棚文" w:date="2021-06-29T19:32:43Z">
                          <w:rPr>
                            <w:rFonts w:hint="default" w:ascii="Cambria Math" w:hAnsi="Cambria Math" w:cstheme="minorBidi"/>
                            <w:kern w:val="2"/>
                            <w:sz w:val="21"/>
                            <w:szCs w:val="24"/>
                            <w:lang w:val="en-US" w:eastAsia="zh-CN" w:bidi="ar-SA"/>
                          </w:rPr>
                        </w:ins>
                      </m:ctrlPr>
                    </m:sup>
                    <m:e>
                      <m:sSub>
                        <m:sSubPr>
                          <m:ctrlPr>
                            <w:ins w:id="373" w:author="嶒棚文" w:date="2021-06-29T19:32:43Z">
                              <w:rPr>
                                <w:rFonts w:hint="default" w:ascii="Cambria Math" w:hAnsi="Cambria Math" w:cstheme="minorBidi"/>
                                <w:kern w:val="2"/>
                                <w:sz w:val="21"/>
                                <w:szCs w:val="24"/>
                                <w:lang w:val="en-US" w:eastAsia="zh-CN" w:bidi="ar-SA"/>
                              </w:rPr>
                            </w:ins>
                          </m:ctrlPr>
                        </m:sSubPr>
                        <m:e>
                          <w:ins w:id="374" w:author="嶒棚文" w:date="2021-06-29T19:32:43Z">
                            <m:r>
                              <m:rPr>
                                <m:sty m:val="p"/>
                              </m:rPr>
                              <w:rPr>
                                <w:rFonts w:hint="default" w:ascii="Cambria Math" w:hAnsi="Cambria Math" w:cstheme="minorBidi"/>
                                <w:kern w:val="2"/>
                                <w:sz w:val="21"/>
                                <w:szCs w:val="24"/>
                                <w:lang w:val="en-US" w:eastAsia="zh-CN" w:bidi="ar-SA"/>
                              </w:rPr>
                              <m:t>R</m:t>
                            </m:r>
                          </w:ins>
                          <m:ctrlPr>
                            <w:ins w:id="375" w:author="嶒棚文" w:date="2021-06-29T19:32:43Z">
                              <w:rPr>
                                <w:rFonts w:hint="default" w:ascii="Cambria Math" w:hAnsi="Cambria Math" w:cstheme="minorBidi"/>
                                <w:kern w:val="2"/>
                                <w:sz w:val="21"/>
                                <w:szCs w:val="24"/>
                                <w:lang w:val="en-US" w:eastAsia="zh-CN" w:bidi="ar-SA"/>
                              </w:rPr>
                            </w:ins>
                          </m:ctrlPr>
                        </m:e>
                        <m:sub>
                          <w:ins w:id="376" w:author="嶒棚文" w:date="2021-06-29T19:32:43Z">
                            <m:r>
                              <m:rPr>
                                <m:sty m:val="p"/>
                              </m:rPr>
                              <w:rPr>
                                <w:rFonts w:hint="default" w:ascii="Cambria Math" w:hAnsi="Cambria Math" w:cstheme="minorBidi"/>
                                <w:kern w:val="2"/>
                                <w:sz w:val="21"/>
                                <w:szCs w:val="24"/>
                                <w:lang w:val="en-US" w:eastAsia="zh-CN" w:bidi="ar-SA"/>
                              </w:rPr>
                              <m:t>i</m:t>
                            </m:r>
                          </w:ins>
                          <m:ctrlPr>
                            <w:ins w:id="377" w:author="嶒棚文" w:date="2021-06-29T19:32:43Z">
                              <w:rPr>
                                <w:rFonts w:hint="default" w:ascii="Cambria Math" w:hAnsi="Cambria Math" w:cstheme="minorBidi"/>
                                <w:kern w:val="2"/>
                                <w:sz w:val="21"/>
                                <w:szCs w:val="24"/>
                                <w:lang w:val="en-US" w:eastAsia="zh-CN" w:bidi="ar-SA"/>
                              </w:rPr>
                            </w:ins>
                          </m:ctrlPr>
                        </m:sub>
                      </m:sSub>
                      <m:ctrlPr>
                        <w:ins w:id="378" w:author="嶒棚文" w:date="2021-06-29T19:32:43Z">
                          <w:rPr>
                            <w:rFonts w:hint="default" w:ascii="Cambria Math" w:hAnsi="Cambria Math" w:cstheme="minorBidi"/>
                            <w:kern w:val="2"/>
                            <w:sz w:val="21"/>
                            <w:szCs w:val="24"/>
                            <w:lang w:val="en-US" w:eastAsia="zh-CN" w:bidi="ar-SA"/>
                          </w:rPr>
                        </w:ins>
                      </m:ctrlPr>
                    </m:e>
                  </m:nary>
                  <m:ctrlPr>
                    <w:ins w:id="379" w:author="嶒棚文" w:date="2021-06-29T19:15:35Z">
                      <w:rPr>
                        <w:rFonts w:ascii="Cambria Math" w:hAnsi="Cambria Math" w:cstheme="minorBidi"/>
                        <w:kern w:val="2"/>
                        <w:sz w:val="21"/>
                        <w:szCs w:val="24"/>
                        <w:lang w:val="en-US" w:bidi="ar-SA"/>
                      </w:rPr>
                    </w:ins>
                  </m:ctrlPr>
                </m:e>
              </m:d>
              <m:ctrlPr>
                <w:ins w:id="380" w:author="嶒棚文" w:date="2021-06-29T19:13:33Z">
                  <w:rPr>
                    <w:rFonts w:hint="default" w:ascii="Cambria Math" w:hAnsi="Cambria Math" w:cstheme="minorBidi"/>
                    <w:kern w:val="2"/>
                    <w:sz w:val="21"/>
                    <w:szCs w:val="24"/>
                    <w:lang w:val="en-US" w:eastAsia="zh-CN" w:bidi="ar-SA"/>
                  </w:rPr>
                </w:ins>
              </m:ctrlPr>
            </m:den>
          </m:f>
          <w:ins w:id="381" w:author="嶒棚文" w:date="2021-06-29T19:13:25Z">
            <m:r>
              <m:rPr>
                <m:sty m:val="p"/>
              </m:rPr>
              <w:rPr>
                <w:rFonts w:hint="default" w:ascii="Cambria Math" w:hAnsi="Cambria Math" w:cstheme="minorBidi"/>
                <w:kern w:val="2"/>
                <w:sz w:val="21"/>
                <w:szCs w:val="24"/>
                <w:lang w:val="en-US" w:eastAsia="zh-CN" w:bidi="ar-SA"/>
              </w:rPr>
              <m:t xml:space="preserve"> </m:t>
            </m:r>
          </w:ins>
        </m:oMath>
      </m:oMathPara>
    </w:p>
    <w:p>
      <w:pPr>
        <w:rPr>
          <w:ins w:id="382" w:author="嶒棚文" w:date="2021-06-29T18:48:08Z"/>
          <w:rFonts w:hint="default" w:hAnsi="Cambria Math" w:cstheme="minorBidi"/>
          <w:i w:val="0"/>
          <w:kern w:val="2"/>
          <w:sz w:val="21"/>
          <w:szCs w:val="24"/>
          <w:lang w:val="en-US" w:eastAsia="zh-CN" w:bidi="ar-SA"/>
        </w:rPr>
      </w:pPr>
      <m:oMathPara>
        <m:oMath>
          <w:ins w:id="383" w:author="嶒棚文" w:date="2021-06-29T19:15:59Z">
            <m:r>
              <m:rPr>
                <m:sty m:val="p"/>
              </m:rPr>
              <w:rPr>
                <w:rFonts w:hint="default" w:ascii="Cambria Math" w:hAnsi="Cambria Math" w:cstheme="minorBidi"/>
                <w:kern w:val="2"/>
                <w:sz w:val="21"/>
                <w:szCs w:val="24"/>
                <w:lang w:val="en-US" w:eastAsia="zh-CN" w:bidi="ar-SA"/>
              </w:rPr>
              <m:t>M</m:t>
            </m:r>
          </w:ins>
          <w:ins w:id="384" w:author="嶒棚文" w:date="2021-06-29T19:16:03Z">
            <m:r>
              <m:rPr>
                <m:sty m:val="p"/>
              </m:rPr>
              <w:rPr>
                <w:rFonts w:hint="default" w:ascii="Cambria Math" w:hAnsi="Cambria Math" w:cstheme="minorBidi"/>
                <w:kern w:val="2"/>
                <w:sz w:val="21"/>
                <w:szCs w:val="24"/>
                <w:lang w:val="en-US" w:eastAsia="zh-CN" w:bidi="ar-SA"/>
              </w:rPr>
              <m:t>i</m:t>
            </m:r>
          </w:ins>
          <w:ins w:id="385" w:author="嶒棚文" w:date="2021-06-29T19:15:59Z">
            <m:r>
              <m:rPr>
                <m:sty m:val="p"/>
              </m:rPr>
              <w:rPr>
                <w:rFonts w:hint="eastAsia" w:ascii="Cambria Math" w:hAnsi="Cambria Math" w:cstheme="minorBidi"/>
                <w:kern w:val="2"/>
                <w:sz w:val="21"/>
                <w:szCs w:val="24"/>
                <w:lang w:val="en-US" w:eastAsia="zh-CN" w:bidi="ar-SA"/>
              </w:rPr>
              <m:t>cro</m:t>
            </m:r>
          </w:ins>
          <w:ins w:id="386" w:author="嶒棚文" w:date="2021-06-29T19:15:59Z">
            <m:r>
              <m:rPr>
                <m:sty m:val="p"/>
              </m:rPr>
              <w:rPr>
                <w:rFonts w:hint="default" w:ascii="Cambria Math" w:hAnsi="Cambria Math" w:cstheme="minorBidi"/>
                <w:kern w:val="2"/>
                <w:sz w:val="21"/>
                <w:szCs w:val="24"/>
                <w:lang w:val="en-US" w:eastAsia="zh-CN" w:bidi="ar-SA"/>
              </w:rPr>
              <m:t>=</m:t>
            </m:r>
          </w:ins>
          <m:f>
            <m:fPr>
              <m:ctrlPr>
                <w:ins w:id="387" w:author="嶒棚文" w:date="2021-06-29T19:15:59Z">
                  <w:rPr>
                    <w:rFonts w:hint="default" w:ascii="Cambria Math" w:hAnsi="Cambria Math" w:cstheme="minorBidi"/>
                    <w:kern w:val="2"/>
                    <w:sz w:val="21"/>
                    <w:szCs w:val="24"/>
                    <w:lang w:val="en-US" w:eastAsia="zh-CN" w:bidi="ar-SA"/>
                  </w:rPr>
                </w:ins>
              </m:ctrlPr>
            </m:fPr>
            <m:num>
              <w:ins w:id="388" w:author="嶒棚文" w:date="2021-06-29T19:17:11Z">
                <m:r>
                  <m:rPr>
                    <m:sty m:val="p"/>
                  </m:rPr>
                  <w:rPr>
                    <w:rFonts w:hint="default" w:ascii="Cambria Math" w:hAnsi="Cambria Math" w:cstheme="minorBidi"/>
                    <w:kern w:val="2"/>
                    <w:sz w:val="21"/>
                    <w:szCs w:val="24"/>
                    <w:lang w:val="en-US" w:eastAsia="zh-CN" w:bidi="ar-SA"/>
                  </w:rPr>
                  <m:t>2</m:t>
                </m:r>
              </w:ins>
              <w:ins w:id="389" w:author="嶒棚文" w:date="2021-06-29T19:17:15Z">
                <m:r>
                  <m:rPr>
                    <m:sty m:val="p"/>
                  </m:rPr>
                  <w:rPr>
                    <w:rFonts w:ascii="Cambria Math" w:hAnsi="Cambria Math" w:cstheme="minorBidi"/>
                    <w:kern w:val="2"/>
                    <w:sz w:val="21"/>
                    <w:szCs w:val="24"/>
                    <w:lang w:val="en-US" w:bidi="ar-SA"/>
                  </w:rPr>
                  <m:t>×</m:t>
                </m:r>
              </w:ins>
              <m:d>
                <m:dPr>
                  <m:ctrlPr>
                    <w:ins w:id="390" w:author="嶒棚文" w:date="2021-06-29T19:31:02Z">
                      <w:rPr>
                        <w:rFonts w:ascii="Cambria Math" w:hAnsi="Cambria Math" w:cstheme="minorBidi"/>
                        <w:kern w:val="2"/>
                        <w:sz w:val="21"/>
                        <w:szCs w:val="24"/>
                        <w:lang w:val="en-US" w:bidi="ar-SA"/>
                      </w:rPr>
                    </w:ins>
                  </m:ctrlPr>
                </m:dPr>
                <m:e>
                  <m:f>
                    <m:fPr>
                      <m:ctrlPr>
                        <w:ins w:id="391" w:author="嶒棚文" w:date="2021-06-29T19:31:05Z">
                          <w:rPr>
                            <w:rFonts w:hint="default" w:ascii="Cambria Math" w:hAnsi="Cambria Math" w:cstheme="minorBidi"/>
                            <w:kern w:val="2"/>
                            <w:sz w:val="21"/>
                            <w:szCs w:val="24"/>
                            <w:lang w:val="en-US" w:eastAsia="zh-CN" w:bidi="ar-SA"/>
                          </w:rPr>
                        </w:ins>
                      </m:ctrlPr>
                    </m:fPr>
                    <m:num>
                      <m:nary>
                        <m:naryPr>
                          <m:chr m:val="∑"/>
                          <m:limLoc m:val="undOvr"/>
                          <m:subHide m:val="1"/>
                          <m:supHide m:val="1"/>
                          <m:ctrlPr>
                            <w:ins w:id="392" w:author="嶒棚文" w:date="2021-06-29T19:31:05Z">
                              <w:rPr>
                                <w:rFonts w:hint="default" w:ascii="Cambria Math" w:hAnsi="Cambria Math" w:cstheme="minorBidi"/>
                                <w:kern w:val="2"/>
                                <w:sz w:val="21"/>
                                <w:szCs w:val="24"/>
                                <w:lang w:val="en-US" w:eastAsia="zh-CN" w:bidi="ar-SA"/>
                              </w:rPr>
                            </w:ins>
                          </m:ctrlPr>
                        </m:naryPr>
                        <m:sub>
                          <m:ctrlPr>
                            <w:ins w:id="393" w:author="嶒棚文" w:date="2021-06-29T19:31:05Z">
                              <w:rPr>
                                <w:rFonts w:hint="default" w:ascii="Cambria Math" w:hAnsi="Cambria Math" w:cstheme="minorBidi"/>
                                <w:kern w:val="2"/>
                                <w:sz w:val="21"/>
                                <w:szCs w:val="24"/>
                                <w:lang w:val="en-US" w:eastAsia="zh-CN" w:bidi="ar-SA"/>
                              </w:rPr>
                            </w:ins>
                          </m:ctrlPr>
                        </m:sub>
                        <m:sup>
                          <m:ctrlPr>
                            <w:ins w:id="394" w:author="嶒棚文" w:date="2021-06-29T19:31:05Z">
                              <w:rPr>
                                <w:rFonts w:hint="default" w:ascii="Cambria Math" w:hAnsi="Cambria Math" w:cstheme="minorBidi"/>
                                <w:kern w:val="2"/>
                                <w:sz w:val="21"/>
                                <w:szCs w:val="24"/>
                                <w:lang w:val="en-US" w:eastAsia="zh-CN" w:bidi="ar-SA"/>
                              </w:rPr>
                            </w:ins>
                          </m:ctrlPr>
                        </m:sup>
                        <m:e>
                          <m:sSub>
                            <m:sSubPr>
                              <m:ctrlPr>
                                <w:ins w:id="395" w:author="嶒棚文" w:date="2021-06-29T19:31:05Z">
                                  <w:rPr>
                                    <w:rFonts w:hint="default" w:ascii="Cambria Math" w:hAnsi="Cambria Math" w:cstheme="minorBidi"/>
                                    <w:kern w:val="2"/>
                                    <w:sz w:val="21"/>
                                    <w:szCs w:val="24"/>
                                    <w:lang w:val="en-US" w:eastAsia="zh-CN" w:bidi="ar-SA"/>
                                  </w:rPr>
                                </w:ins>
                              </m:ctrlPr>
                            </m:sSubPr>
                            <m:e>
                              <w:ins w:id="396" w:author="嶒棚文" w:date="2021-06-29T19:31:05Z">
                                <m:r>
                                  <m:rPr>
                                    <m:sty m:val="p"/>
                                  </m:rPr>
                                  <w:rPr>
                                    <w:rFonts w:hint="default" w:ascii="Cambria Math" w:hAnsi="Cambria Math" w:cstheme="minorBidi"/>
                                    <w:kern w:val="2"/>
                                    <w:sz w:val="21"/>
                                    <w:szCs w:val="24"/>
                                    <w:lang w:val="en-US" w:eastAsia="zh-CN" w:bidi="ar-SA"/>
                                  </w:rPr>
                                  <m:t>TP</m:t>
                                </m:r>
                              </w:ins>
                              <m:ctrlPr>
                                <w:ins w:id="397" w:author="嶒棚文" w:date="2021-06-29T19:31:05Z">
                                  <w:rPr>
                                    <w:rFonts w:hint="default" w:ascii="Cambria Math" w:hAnsi="Cambria Math" w:cstheme="minorBidi"/>
                                    <w:kern w:val="2"/>
                                    <w:sz w:val="21"/>
                                    <w:szCs w:val="24"/>
                                    <w:lang w:val="en-US" w:eastAsia="zh-CN" w:bidi="ar-SA"/>
                                  </w:rPr>
                                </w:ins>
                              </m:ctrlPr>
                            </m:e>
                            <m:sub>
                              <w:ins w:id="398" w:author="嶒棚文" w:date="2021-06-29T19:31:05Z">
                                <m:r>
                                  <m:rPr>
                                    <m:sty m:val="p"/>
                                  </m:rPr>
                                  <w:rPr>
                                    <w:rFonts w:hint="default" w:ascii="Cambria Math" w:hAnsi="Cambria Math" w:cstheme="minorBidi"/>
                                    <w:kern w:val="2"/>
                                    <w:sz w:val="21"/>
                                    <w:szCs w:val="24"/>
                                    <w:lang w:val="en-US" w:eastAsia="zh-CN" w:bidi="ar-SA"/>
                                  </w:rPr>
                                  <m:t>i</m:t>
                                </m:r>
                              </w:ins>
                              <m:ctrlPr>
                                <w:ins w:id="399" w:author="嶒棚文" w:date="2021-06-29T19:31:05Z">
                                  <w:rPr>
                                    <w:rFonts w:hint="default" w:ascii="Cambria Math" w:hAnsi="Cambria Math" w:cstheme="minorBidi"/>
                                    <w:kern w:val="2"/>
                                    <w:sz w:val="21"/>
                                    <w:szCs w:val="24"/>
                                    <w:lang w:val="en-US" w:eastAsia="zh-CN" w:bidi="ar-SA"/>
                                  </w:rPr>
                                </w:ins>
                              </m:ctrlPr>
                            </m:sub>
                          </m:sSub>
                          <m:ctrlPr>
                            <w:ins w:id="400" w:author="嶒棚文" w:date="2021-06-29T19:31:05Z">
                              <w:rPr>
                                <w:rFonts w:hint="default" w:ascii="Cambria Math" w:hAnsi="Cambria Math" w:cstheme="minorBidi"/>
                                <w:kern w:val="2"/>
                                <w:sz w:val="21"/>
                                <w:szCs w:val="24"/>
                                <w:lang w:val="en-US" w:eastAsia="zh-CN" w:bidi="ar-SA"/>
                              </w:rPr>
                            </w:ins>
                          </m:ctrlPr>
                        </m:e>
                      </m:nary>
                      <m:ctrlPr>
                        <w:ins w:id="401" w:author="嶒棚文" w:date="2021-06-29T19:31:05Z">
                          <w:rPr>
                            <w:rFonts w:hint="default" w:ascii="Cambria Math" w:hAnsi="Cambria Math" w:cstheme="minorBidi"/>
                            <w:kern w:val="2"/>
                            <w:sz w:val="21"/>
                            <w:szCs w:val="24"/>
                            <w:lang w:val="en-US" w:eastAsia="zh-CN" w:bidi="ar-SA"/>
                          </w:rPr>
                        </w:ins>
                      </m:ctrlPr>
                    </m:num>
                    <m:den>
                      <m:nary>
                        <m:naryPr>
                          <m:chr m:val="∑"/>
                          <m:limLoc m:val="undOvr"/>
                          <m:subHide m:val="1"/>
                          <m:supHide m:val="1"/>
                          <m:ctrlPr>
                            <w:ins w:id="402" w:author="嶒棚文" w:date="2021-06-29T19:31:05Z">
                              <w:rPr>
                                <w:rFonts w:hint="default" w:ascii="Cambria Math" w:hAnsi="Cambria Math" w:cstheme="minorBidi"/>
                                <w:kern w:val="2"/>
                                <w:sz w:val="21"/>
                                <w:szCs w:val="24"/>
                                <w:lang w:val="en-US" w:eastAsia="zh-CN" w:bidi="ar-SA"/>
                              </w:rPr>
                            </w:ins>
                          </m:ctrlPr>
                        </m:naryPr>
                        <m:sub>
                          <m:ctrlPr>
                            <w:ins w:id="403" w:author="嶒棚文" w:date="2021-06-29T19:31:05Z">
                              <w:rPr>
                                <w:rFonts w:hint="default" w:ascii="Cambria Math" w:hAnsi="Cambria Math" w:cstheme="minorBidi"/>
                                <w:kern w:val="2"/>
                                <w:sz w:val="21"/>
                                <w:szCs w:val="24"/>
                                <w:lang w:val="en-US" w:eastAsia="zh-CN" w:bidi="ar-SA"/>
                              </w:rPr>
                            </w:ins>
                          </m:ctrlPr>
                        </m:sub>
                        <m:sup>
                          <m:ctrlPr>
                            <w:ins w:id="404" w:author="嶒棚文" w:date="2021-06-29T19:31:05Z">
                              <w:rPr>
                                <w:rFonts w:hint="default" w:ascii="Cambria Math" w:hAnsi="Cambria Math" w:cstheme="minorBidi"/>
                                <w:kern w:val="2"/>
                                <w:sz w:val="21"/>
                                <w:szCs w:val="24"/>
                                <w:lang w:val="en-US" w:eastAsia="zh-CN" w:bidi="ar-SA"/>
                              </w:rPr>
                            </w:ins>
                          </m:ctrlPr>
                        </m:sup>
                        <m:e>
                          <m:sSub>
                            <m:sSubPr>
                              <m:ctrlPr>
                                <w:ins w:id="405" w:author="嶒棚文" w:date="2021-06-29T19:31:05Z">
                                  <w:rPr>
                                    <w:rFonts w:hint="default" w:ascii="Cambria Math" w:hAnsi="Cambria Math" w:cstheme="minorBidi"/>
                                    <w:kern w:val="2"/>
                                    <w:sz w:val="21"/>
                                    <w:szCs w:val="24"/>
                                    <w:lang w:val="en-US" w:eastAsia="zh-CN" w:bidi="ar-SA"/>
                                  </w:rPr>
                                </w:ins>
                              </m:ctrlPr>
                            </m:sSubPr>
                            <m:e>
                              <w:ins w:id="406" w:author="嶒棚文" w:date="2021-06-29T19:31:05Z">
                                <m:r>
                                  <m:rPr>
                                    <m:sty m:val="p"/>
                                  </m:rPr>
                                  <w:rPr>
                                    <w:rFonts w:hint="default" w:ascii="Cambria Math" w:hAnsi="Cambria Math" w:cstheme="minorBidi"/>
                                    <w:kern w:val="2"/>
                                    <w:sz w:val="21"/>
                                    <w:szCs w:val="24"/>
                                    <w:lang w:val="en-US" w:eastAsia="zh-CN" w:bidi="ar-SA"/>
                                  </w:rPr>
                                  <m:t>TP</m:t>
                                </m:r>
                              </w:ins>
                              <m:ctrlPr>
                                <w:ins w:id="407" w:author="嶒棚文" w:date="2021-06-29T19:31:05Z">
                                  <w:rPr>
                                    <w:rFonts w:hint="default" w:ascii="Cambria Math" w:hAnsi="Cambria Math" w:cstheme="minorBidi"/>
                                    <w:kern w:val="2"/>
                                    <w:sz w:val="21"/>
                                    <w:szCs w:val="24"/>
                                    <w:lang w:val="en-US" w:eastAsia="zh-CN" w:bidi="ar-SA"/>
                                  </w:rPr>
                                </w:ins>
                              </m:ctrlPr>
                            </m:e>
                            <m:sub>
                              <w:ins w:id="408" w:author="嶒棚文" w:date="2021-06-29T19:31:05Z">
                                <m:r>
                                  <m:rPr>
                                    <m:sty m:val="p"/>
                                  </m:rPr>
                                  <w:rPr>
                                    <w:rFonts w:hint="default" w:ascii="Cambria Math" w:hAnsi="Cambria Math" w:cstheme="minorBidi"/>
                                    <w:kern w:val="2"/>
                                    <w:sz w:val="21"/>
                                    <w:szCs w:val="24"/>
                                    <w:lang w:val="en-US" w:eastAsia="zh-CN" w:bidi="ar-SA"/>
                                  </w:rPr>
                                  <m:t>i</m:t>
                                </m:r>
                              </w:ins>
                              <m:ctrlPr>
                                <w:ins w:id="409" w:author="嶒棚文" w:date="2021-06-29T19:31:05Z">
                                  <w:rPr>
                                    <w:rFonts w:hint="default" w:ascii="Cambria Math" w:hAnsi="Cambria Math" w:cstheme="minorBidi"/>
                                    <w:kern w:val="2"/>
                                    <w:sz w:val="21"/>
                                    <w:szCs w:val="24"/>
                                    <w:lang w:val="en-US" w:eastAsia="zh-CN" w:bidi="ar-SA"/>
                                  </w:rPr>
                                </w:ins>
                              </m:ctrlPr>
                            </m:sub>
                          </m:sSub>
                          <m:ctrlPr>
                            <w:ins w:id="410" w:author="嶒棚文" w:date="2021-06-29T19:31:05Z">
                              <w:rPr>
                                <w:rFonts w:hint="default" w:ascii="Cambria Math" w:hAnsi="Cambria Math" w:cstheme="minorBidi"/>
                                <w:kern w:val="2"/>
                                <w:sz w:val="21"/>
                                <w:szCs w:val="24"/>
                                <w:lang w:val="en-US" w:eastAsia="zh-CN" w:bidi="ar-SA"/>
                              </w:rPr>
                            </w:ins>
                          </m:ctrlPr>
                        </m:e>
                      </m:nary>
                      <w:ins w:id="411" w:author="嶒棚文" w:date="2021-06-29T19:31:05Z">
                        <m:r>
                          <m:rPr>
                            <m:sty m:val="p"/>
                          </m:rPr>
                          <w:rPr>
                            <w:rFonts w:hint="default" w:ascii="Cambria Math" w:hAnsi="Cambria Math" w:cstheme="minorBidi"/>
                            <w:kern w:val="2"/>
                            <w:sz w:val="21"/>
                            <w:szCs w:val="24"/>
                            <w:lang w:val="en-US" w:eastAsia="zh-CN" w:bidi="ar-SA"/>
                          </w:rPr>
                          <m:t>+</m:t>
                        </m:r>
                      </w:ins>
                      <m:nary>
                        <m:naryPr>
                          <m:chr m:val="∑"/>
                          <m:limLoc m:val="undOvr"/>
                          <m:subHide m:val="1"/>
                          <m:supHide m:val="1"/>
                          <m:ctrlPr>
                            <w:ins w:id="412" w:author="嶒棚文" w:date="2021-06-29T19:31:05Z">
                              <w:rPr>
                                <w:rFonts w:hint="default" w:ascii="Cambria Math" w:hAnsi="Cambria Math" w:cstheme="minorBidi"/>
                                <w:kern w:val="2"/>
                                <w:sz w:val="21"/>
                                <w:szCs w:val="24"/>
                                <w:lang w:val="en-US" w:eastAsia="zh-CN" w:bidi="ar-SA"/>
                              </w:rPr>
                            </w:ins>
                          </m:ctrlPr>
                        </m:naryPr>
                        <m:sub>
                          <m:ctrlPr>
                            <w:ins w:id="413" w:author="嶒棚文" w:date="2021-06-29T19:31:05Z">
                              <w:rPr>
                                <w:rFonts w:hint="default" w:ascii="Cambria Math" w:hAnsi="Cambria Math" w:cstheme="minorBidi"/>
                                <w:kern w:val="2"/>
                                <w:sz w:val="21"/>
                                <w:szCs w:val="24"/>
                                <w:lang w:val="en-US" w:eastAsia="zh-CN" w:bidi="ar-SA"/>
                              </w:rPr>
                            </w:ins>
                          </m:ctrlPr>
                        </m:sub>
                        <m:sup>
                          <m:ctrlPr>
                            <w:ins w:id="414" w:author="嶒棚文" w:date="2021-06-29T19:31:05Z">
                              <w:rPr>
                                <w:rFonts w:hint="default" w:ascii="Cambria Math" w:hAnsi="Cambria Math" w:cstheme="minorBidi"/>
                                <w:kern w:val="2"/>
                                <w:sz w:val="21"/>
                                <w:szCs w:val="24"/>
                                <w:lang w:val="en-US" w:eastAsia="zh-CN" w:bidi="ar-SA"/>
                              </w:rPr>
                            </w:ins>
                          </m:ctrlPr>
                        </m:sup>
                        <m:e>
                          <m:sSub>
                            <m:sSubPr>
                              <m:ctrlPr>
                                <w:ins w:id="415" w:author="嶒棚文" w:date="2021-06-29T19:31:05Z">
                                  <w:rPr>
                                    <w:rFonts w:hint="default" w:ascii="Cambria Math" w:hAnsi="Cambria Math" w:cstheme="minorBidi"/>
                                    <w:kern w:val="2"/>
                                    <w:sz w:val="21"/>
                                    <w:szCs w:val="24"/>
                                    <w:lang w:val="en-US" w:eastAsia="zh-CN" w:bidi="ar-SA"/>
                                  </w:rPr>
                                </w:ins>
                              </m:ctrlPr>
                            </m:sSubPr>
                            <m:e>
                              <w:ins w:id="416" w:author="嶒棚文" w:date="2021-06-29T19:31:05Z">
                                <m:r>
                                  <m:rPr>
                                    <m:sty m:val="p"/>
                                  </m:rPr>
                                  <w:rPr>
                                    <w:rFonts w:hint="default" w:ascii="Cambria Math" w:hAnsi="Cambria Math" w:cstheme="minorBidi"/>
                                    <w:kern w:val="2"/>
                                    <w:sz w:val="21"/>
                                    <w:szCs w:val="24"/>
                                    <w:lang w:val="en-US" w:eastAsia="zh-CN" w:bidi="ar-SA"/>
                                  </w:rPr>
                                  <m:t>F</m:t>
                                </m:r>
                              </w:ins>
                              <w:ins w:id="417" w:author="嶒棚文" w:date="2021-06-29T19:31:22Z">
                                <m:r>
                                  <m:rPr>
                                    <m:sty m:val="p"/>
                                  </m:rPr>
                                  <w:rPr>
                                    <w:rFonts w:hint="default" w:ascii="Cambria Math" w:hAnsi="Cambria Math" w:cstheme="minorBidi"/>
                                    <w:kern w:val="2"/>
                                    <w:sz w:val="21"/>
                                    <w:szCs w:val="24"/>
                                    <w:lang w:val="en-US" w:eastAsia="zh-CN" w:bidi="ar-SA"/>
                                  </w:rPr>
                                  <m:t>P</m:t>
                                </m:r>
                              </w:ins>
                              <m:ctrlPr>
                                <w:ins w:id="418" w:author="嶒棚文" w:date="2021-06-29T19:31:05Z">
                                  <w:rPr>
                                    <w:rFonts w:hint="default" w:ascii="Cambria Math" w:hAnsi="Cambria Math" w:cstheme="minorBidi"/>
                                    <w:kern w:val="2"/>
                                    <w:sz w:val="21"/>
                                    <w:szCs w:val="24"/>
                                    <w:lang w:val="en-US" w:eastAsia="zh-CN" w:bidi="ar-SA"/>
                                  </w:rPr>
                                </w:ins>
                              </m:ctrlPr>
                            </m:e>
                            <m:sub>
                              <w:ins w:id="419" w:author="嶒棚文" w:date="2021-06-29T19:31:05Z">
                                <m:r>
                                  <m:rPr>
                                    <m:sty m:val="p"/>
                                  </m:rPr>
                                  <w:rPr>
                                    <w:rFonts w:hint="default" w:ascii="Cambria Math" w:hAnsi="Cambria Math" w:cstheme="minorBidi"/>
                                    <w:kern w:val="2"/>
                                    <w:sz w:val="21"/>
                                    <w:szCs w:val="24"/>
                                    <w:lang w:val="en-US" w:eastAsia="zh-CN" w:bidi="ar-SA"/>
                                  </w:rPr>
                                  <m:t>i</m:t>
                                </m:r>
                              </w:ins>
                              <m:ctrlPr>
                                <w:ins w:id="420" w:author="嶒棚文" w:date="2021-06-29T19:31:05Z">
                                  <w:rPr>
                                    <w:rFonts w:hint="default" w:ascii="Cambria Math" w:hAnsi="Cambria Math" w:cstheme="minorBidi"/>
                                    <w:kern w:val="2"/>
                                    <w:sz w:val="21"/>
                                    <w:szCs w:val="24"/>
                                    <w:lang w:val="en-US" w:eastAsia="zh-CN" w:bidi="ar-SA"/>
                                  </w:rPr>
                                </w:ins>
                              </m:ctrlPr>
                            </m:sub>
                          </m:sSub>
                          <m:ctrlPr>
                            <w:ins w:id="421" w:author="嶒棚文" w:date="2021-06-29T19:31:05Z">
                              <w:rPr>
                                <w:rFonts w:hint="default" w:ascii="Cambria Math" w:hAnsi="Cambria Math" w:cstheme="minorBidi"/>
                                <w:kern w:val="2"/>
                                <w:sz w:val="21"/>
                                <w:szCs w:val="24"/>
                                <w:lang w:val="en-US" w:eastAsia="zh-CN" w:bidi="ar-SA"/>
                              </w:rPr>
                            </w:ins>
                          </m:ctrlPr>
                        </m:e>
                      </m:nary>
                      <m:ctrlPr>
                        <w:ins w:id="422" w:author="嶒棚文" w:date="2021-06-29T19:31:05Z">
                          <w:rPr>
                            <w:rFonts w:hint="default" w:ascii="Cambria Math" w:hAnsi="Cambria Math" w:cstheme="minorBidi"/>
                            <w:kern w:val="2"/>
                            <w:sz w:val="21"/>
                            <w:szCs w:val="24"/>
                            <w:lang w:val="en-US" w:eastAsia="zh-CN" w:bidi="ar-SA"/>
                          </w:rPr>
                        </w:ins>
                      </m:ctrlPr>
                    </m:den>
                  </m:f>
                  <m:ctrlPr>
                    <w:ins w:id="423" w:author="嶒棚文" w:date="2021-06-29T19:31:02Z">
                      <w:rPr>
                        <w:rFonts w:ascii="Cambria Math" w:hAnsi="Cambria Math" w:cstheme="minorBidi"/>
                        <w:kern w:val="2"/>
                        <w:sz w:val="21"/>
                        <w:szCs w:val="24"/>
                        <w:lang w:val="en-US" w:bidi="ar-SA"/>
                      </w:rPr>
                    </w:ins>
                  </m:ctrlPr>
                </m:e>
              </m:d>
              <w:ins w:id="424" w:author="嶒棚文" w:date="2021-06-29T19:31:08Z">
                <m:r>
                  <m:rPr>
                    <m:sty m:val="p"/>
                  </m:rPr>
                  <w:rPr>
                    <w:rFonts w:ascii="Cambria Math" w:hAnsi="Cambria Math" w:cstheme="minorBidi"/>
                    <w:kern w:val="2"/>
                    <w:sz w:val="21"/>
                    <w:szCs w:val="24"/>
                    <w:lang w:val="en-US" w:bidi="ar-SA"/>
                  </w:rPr>
                  <m:t>×</m:t>
                </m:r>
              </w:ins>
              <m:d>
                <m:dPr>
                  <m:ctrlPr>
                    <w:ins w:id="425" w:author="嶒棚文" w:date="2021-06-29T19:31:12Z">
                      <w:rPr>
                        <w:rFonts w:ascii="Cambria Math" w:hAnsi="Cambria Math" w:cstheme="minorBidi"/>
                        <w:kern w:val="2"/>
                        <w:sz w:val="21"/>
                        <w:szCs w:val="24"/>
                        <w:lang w:val="en-US" w:bidi="ar-SA"/>
                      </w:rPr>
                    </w:ins>
                  </m:ctrlPr>
                </m:dPr>
                <m:e>
                  <m:f>
                    <m:fPr>
                      <m:ctrlPr>
                        <w:ins w:id="426" w:author="嶒棚文" w:date="2021-06-29T19:31:13Z">
                          <w:rPr>
                            <w:rFonts w:hint="default" w:ascii="Cambria Math" w:hAnsi="Cambria Math" w:cstheme="minorBidi"/>
                            <w:kern w:val="2"/>
                            <w:sz w:val="21"/>
                            <w:szCs w:val="24"/>
                            <w:lang w:val="en-US" w:eastAsia="zh-CN" w:bidi="ar-SA"/>
                          </w:rPr>
                        </w:ins>
                      </m:ctrlPr>
                    </m:fPr>
                    <m:num>
                      <m:nary>
                        <m:naryPr>
                          <m:chr m:val="∑"/>
                          <m:limLoc m:val="undOvr"/>
                          <m:subHide m:val="1"/>
                          <m:supHide m:val="1"/>
                          <m:ctrlPr>
                            <w:ins w:id="427" w:author="嶒棚文" w:date="2021-06-29T19:31:13Z">
                              <w:rPr>
                                <w:rFonts w:hint="default" w:ascii="Cambria Math" w:hAnsi="Cambria Math" w:cstheme="minorBidi"/>
                                <w:kern w:val="2"/>
                                <w:sz w:val="21"/>
                                <w:szCs w:val="24"/>
                                <w:lang w:val="en-US" w:eastAsia="zh-CN" w:bidi="ar-SA"/>
                              </w:rPr>
                            </w:ins>
                          </m:ctrlPr>
                        </m:naryPr>
                        <m:sub>
                          <m:ctrlPr>
                            <w:ins w:id="428" w:author="嶒棚文" w:date="2021-06-29T19:31:13Z">
                              <w:rPr>
                                <w:rFonts w:hint="default" w:ascii="Cambria Math" w:hAnsi="Cambria Math" w:cstheme="minorBidi"/>
                                <w:kern w:val="2"/>
                                <w:sz w:val="21"/>
                                <w:szCs w:val="24"/>
                                <w:lang w:val="en-US" w:eastAsia="zh-CN" w:bidi="ar-SA"/>
                              </w:rPr>
                            </w:ins>
                          </m:ctrlPr>
                        </m:sub>
                        <m:sup>
                          <m:ctrlPr>
                            <w:ins w:id="429" w:author="嶒棚文" w:date="2021-06-29T19:31:13Z">
                              <w:rPr>
                                <w:rFonts w:hint="default" w:ascii="Cambria Math" w:hAnsi="Cambria Math" w:cstheme="minorBidi"/>
                                <w:kern w:val="2"/>
                                <w:sz w:val="21"/>
                                <w:szCs w:val="24"/>
                                <w:lang w:val="en-US" w:eastAsia="zh-CN" w:bidi="ar-SA"/>
                              </w:rPr>
                            </w:ins>
                          </m:ctrlPr>
                        </m:sup>
                        <m:e>
                          <m:sSub>
                            <m:sSubPr>
                              <m:ctrlPr>
                                <w:ins w:id="430" w:author="嶒棚文" w:date="2021-06-29T19:31:13Z">
                                  <w:rPr>
                                    <w:rFonts w:hint="default" w:ascii="Cambria Math" w:hAnsi="Cambria Math" w:cstheme="minorBidi"/>
                                    <w:kern w:val="2"/>
                                    <w:sz w:val="21"/>
                                    <w:szCs w:val="24"/>
                                    <w:lang w:val="en-US" w:eastAsia="zh-CN" w:bidi="ar-SA"/>
                                  </w:rPr>
                                </w:ins>
                              </m:ctrlPr>
                            </m:sSubPr>
                            <m:e>
                              <w:ins w:id="431" w:author="嶒棚文" w:date="2021-06-29T19:31:13Z">
                                <m:r>
                                  <m:rPr>
                                    <m:sty m:val="p"/>
                                  </m:rPr>
                                  <w:rPr>
                                    <w:rFonts w:hint="default" w:ascii="Cambria Math" w:hAnsi="Cambria Math" w:cstheme="minorBidi"/>
                                    <w:kern w:val="2"/>
                                    <w:sz w:val="21"/>
                                    <w:szCs w:val="24"/>
                                    <w:lang w:val="en-US" w:eastAsia="zh-CN" w:bidi="ar-SA"/>
                                  </w:rPr>
                                  <m:t>TP</m:t>
                                </m:r>
                              </w:ins>
                              <m:ctrlPr>
                                <w:ins w:id="432" w:author="嶒棚文" w:date="2021-06-29T19:31:13Z">
                                  <w:rPr>
                                    <w:rFonts w:hint="default" w:ascii="Cambria Math" w:hAnsi="Cambria Math" w:cstheme="minorBidi"/>
                                    <w:kern w:val="2"/>
                                    <w:sz w:val="21"/>
                                    <w:szCs w:val="24"/>
                                    <w:lang w:val="en-US" w:eastAsia="zh-CN" w:bidi="ar-SA"/>
                                  </w:rPr>
                                </w:ins>
                              </m:ctrlPr>
                            </m:e>
                            <m:sub>
                              <w:ins w:id="433" w:author="嶒棚文" w:date="2021-06-29T19:31:13Z">
                                <m:r>
                                  <m:rPr>
                                    <m:sty m:val="p"/>
                                  </m:rPr>
                                  <w:rPr>
                                    <w:rFonts w:hint="default" w:ascii="Cambria Math" w:hAnsi="Cambria Math" w:cstheme="minorBidi"/>
                                    <w:kern w:val="2"/>
                                    <w:sz w:val="21"/>
                                    <w:szCs w:val="24"/>
                                    <w:lang w:val="en-US" w:eastAsia="zh-CN" w:bidi="ar-SA"/>
                                  </w:rPr>
                                  <m:t>i</m:t>
                                </m:r>
                              </w:ins>
                              <m:ctrlPr>
                                <w:ins w:id="434" w:author="嶒棚文" w:date="2021-06-29T19:31:13Z">
                                  <w:rPr>
                                    <w:rFonts w:hint="default" w:ascii="Cambria Math" w:hAnsi="Cambria Math" w:cstheme="minorBidi"/>
                                    <w:kern w:val="2"/>
                                    <w:sz w:val="21"/>
                                    <w:szCs w:val="24"/>
                                    <w:lang w:val="en-US" w:eastAsia="zh-CN" w:bidi="ar-SA"/>
                                  </w:rPr>
                                </w:ins>
                              </m:ctrlPr>
                            </m:sub>
                          </m:sSub>
                          <m:ctrlPr>
                            <w:ins w:id="435" w:author="嶒棚文" w:date="2021-06-29T19:31:13Z">
                              <w:rPr>
                                <w:rFonts w:hint="default" w:ascii="Cambria Math" w:hAnsi="Cambria Math" w:cstheme="minorBidi"/>
                                <w:kern w:val="2"/>
                                <w:sz w:val="21"/>
                                <w:szCs w:val="24"/>
                                <w:lang w:val="en-US" w:eastAsia="zh-CN" w:bidi="ar-SA"/>
                              </w:rPr>
                            </w:ins>
                          </m:ctrlPr>
                        </m:e>
                      </m:nary>
                      <m:ctrlPr>
                        <w:ins w:id="436" w:author="嶒棚文" w:date="2021-06-29T19:31:13Z">
                          <w:rPr>
                            <w:rFonts w:hint="default" w:ascii="Cambria Math" w:hAnsi="Cambria Math" w:cstheme="minorBidi"/>
                            <w:kern w:val="2"/>
                            <w:sz w:val="21"/>
                            <w:szCs w:val="24"/>
                            <w:lang w:val="en-US" w:eastAsia="zh-CN" w:bidi="ar-SA"/>
                          </w:rPr>
                        </w:ins>
                      </m:ctrlPr>
                    </m:num>
                    <m:den>
                      <m:nary>
                        <m:naryPr>
                          <m:chr m:val="∑"/>
                          <m:limLoc m:val="undOvr"/>
                          <m:subHide m:val="1"/>
                          <m:supHide m:val="1"/>
                          <m:ctrlPr>
                            <w:ins w:id="437" w:author="嶒棚文" w:date="2021-06-29T19:31:13Z">
                              <w:rPr>
                                <w:rFonts w:hint="default" w:ascii="Cambria Math" w:hAnsi="Cambria Math" w:cstheme="minorBidi"/>
                                <w:kern w:val="2"/>
                                <w:sz w:val="21"/>
                                <w:szCs w:val="24"/>
                                <w:lang w:val="en-US" w:eastAsia="zh-CN" w:bidi="ar-SA"/>
                              </w:rPr>
                            </w:ins>
                          </m:ctrlPr>
                        </m:naryPr>
                        <m:sub>
                          <m:ctrlPr>
                            <w:ins w:id="438" w:author="嶒棚文" w:date="2021-06-29T19:31:13Z">
                              <w:rPr>
                                <w:rFonts w:hint="default" w:ascii="Cambria Math" w:hAnsi="Cambria Math" w:cstheme="minorBidi"/>
                                <w:kern w:val="2"/>
                                <w:sz w:val="21"/>
                                <w:szCs w:val="24"/>
                                <w:lang w:val="en-US" w:eastAsia="zh-CN" w:bidi="ar-SA"/>
                              </w:rPr>
                            </w:ins>
                          </m:ctrlPr>
                        </m:sub>
                        <m:sup>
                          <m:ctrlPr>
                            <w:ins w:id="439" w:author="嶒棚文" w:date="2021-06-29T19:31:13Z">
                              <w:rPr>
                                <w:rFonts w:hint="default" w:ascii="Cambria Math" w:hAnsi="Cambria Math" w:cstheme="minorBidi"/>
                                <w:kern w:val="2"/>
                                <w:sz w:val="21"/>
                                <w:szCs w:val="24"/>
                                <w:lang w:val="en-US" w:eastAsia="zh-CN" w:bidi="ar-SA"/>
                              </w:rPr>
                            </w:ins>
                          </m:ctrlPr>
                        </m:sup>
                        <m:e>
                          <m:sSub>
                            <m:sSubPr>
                              <m:ctrlPr>
                                <w:ins w:id="440" w:author="嶒棚文" w:date="2021-06-29T19:31:13Z">
                                  <w:rPr>
                                    <w:rFonts w:hint="default" w:ascii="Cambria Math" w:hAnsi="Cambria Math" w:cstheme="minorBidi"/>
                                    <w:kern w:val="2"/>
                                    <w:sz w:val="21"/>
                                    <w:szCs w:val="24"/>
                                    <w:lang w:val="en-US" w:eastAsia="zh-CN" w:bidi="ar-SA"/>
                                  </w:rPr>
                                </w:ins>
                              </m:ctrlPr>
                            </m:sSubPr>
                            <m:e>
                              <w:ins w:id="441" w:author="嶒棚文" w:date="2021-06-29T19:31:13Z">
                                <m:r>
                                  <m:rPr>
                                    <m:sty m:val="p"/>
                                  </m:rPr>
                                  <w:rPr>
                                    <w:rFonts w:hint="default" w:ascii="Cambria Math" w:hAnsi="Cambria Math" w:cstheme="minorBidi"/>
                                    <w:kern w:val="2"/>
                                    <w:sz w:val="21"/>
                                    <w:szCs w:val="24"/>
                                    <w:lang w:val="en-US" w:eastAsia="zh-CN" w:bidi="ar-SA"/>
                                  </w:rPr>
                                  <m:t>TP</m:t>
                                </m:r>
                              </w:ins>
                              <m:ctrlPr>
                                <w:ins w:id="442" w:author="嶒棚文" w:date="2021-06-29T19:31:13Z">
                                  <w:rPr>
                                    <w:rFonts w:hint="default" w:ascii="Cambria Math" w:hAnsi="Cambria Math" w:cstheme="minorBidi"/>
                                    <w:kern w:val="2"/>
                                    <w:sz w:val="21"/>
                                    <w:szCs w:val="24"/>
                                    <w:lang w:val="en-US" w:eastAsia="zh-CN" w:bidi="ar-SA"/>
                                  </w:rPr>
                                </w:ins>
                              </m:ctrlPr>
                            </m:e>
                            <m:sub>
                              <w:ins w:id="443" w:author="嶒棚文" w:date="2021-06-29T19:31:13Z">
                                <m:r>
                                  <m:rPr>
                                    <m:sty m:val="p"/>
                                  </m:rPr>
                                  <w:rPr>
                                    <w:rFonts w:hint="default" w:ascii="Cambria Math" w:hAnsi="Cambria Math" w:cstheme="minorBidi"/>
                                    <w:kern w:val="2"/>
                                    <w:sz w:val="21"/>
                                    <w:szCs w:val="24"/>
                                    <w:lang w:val="en-US" w:eastAsia="zh-CN" w:bidi="ar-SA"/>
                                  </w:rPr>
                                  <m:t>i</m:t>
                                </m:r>
                              </w:ins>
                              <m:ctrlPr>
                                <w:ins w:id="444" w:author="嶒棚文" w:date="2021-06-29T19:31:13Z">
                                  <w:rPr>
                                    <w:rFonts w:hint="default" w:ascii="Cambria Math" w:hAnsi="Cambria Math" w:cstheme="minorBidi"/>
                                    <w:kern w:val="2"/>
                                    <w:sz w:val="21"/>
                                    <w:szCs w:val="24"/>
                                    <w:lang w:val="en-US" w:eastAsia="zh-CN" w:bidi="ar-SA"/>
                                  </w:rPr>
                                </w:ins>
                              </m:ctrlPr>
                            </m:sub>
                          </m:sSub>
                          <m:ctrlPr>
                            <w:ins w:id="445" w:author="嶒棚文" w:date="2021-06-29T19:31:13Z">
                              <w:rPr>
                                <w:rFonts w:hint="default" w:ascii="Cambria Math" w:hAnsi="Cambria Math" w:cstheme="minorBidi"/>
                                <w:kern w:val="2"/>
                                <w:sz w:val="21"/>
                                <w:szCs w:val="24"/>
                                <w:lang w:val="en-US" w:eastAsia="zh-CN" w:bidi="ar-SA"/>
                              </w:rPr>
                            </w:ins>
                          </m:ctrlPr>
                        </m:e>
                      </m:nary>
                      <w:ins w:id="446" w:author="嶒棚文" w:date="2021-06-29T19:31:13Z">
                        <m:r>
                          <m:rPr>
                            <m:sty m:val="p"/>
                          </m:rPr>
                          <w:rPr>
                            <w:rFonts w:hint="default" w:ascii="Cambria Math" w:hAnsi="Cambria Math" w:cstheme="minorBidi"/>
                            <w:kern w:val="2"/>
                            <w:sz w:val="21"/>
                            <w:szCs w:val="24"/>
                            <w:lang w:val="en-US" w:eastAsia="zh-CN" w:bidi="ar-SA"/>
                          </w:rPr>
                          <m:t>+</m:t>
                        </m:r>
                      </w:ins>
                      <m:nary>
                        <m:naryPr>
                          <m:chr m:val="∑"/>
                          <m:limLoc m:val="undOvr"/>
                          <m:subHide m:val="1"/>
                          <m:supHide m:val="1"/>
                          <m:ctrlPr>
                            <w:ins w:id="447" w:author="嶒棚文" w:date="2021-06-29T19:31:13Z">
                              <w:rPr>
                                <w:rFonts w:hint="default" w:ascii="Cambria Math" w:hAnsi="Cambria Math" w:cstheme="minorBidi"/>
                                <w:kern w:val="2"/>
                                <w:sz w:val="21"/>
                                <w:szCs w:val="24"/>
                                <w:lang w:val="en-US" w:eastAsia="zh-CN" w:bidi="ar-SA"/>
                              </w:rPr>
                            </w:ins>
                          </m:ctrlPr>
                        </m:naryPr>
                        <m:sub>
                          <m:ctrlPr>
                            <w:ins w:id="448" w:author="嶒棚文" w:date="2021-06-29T19:31:13Z">
                              <w:rPr>
                                <w:rFonts w:hint="default" w:ascii="Cambria Math" w:hAnsi="Cambria Math" w:cstheme="minorBidi"/>
                                <w:kern w:val="2"/>
                                <w:sz w:val="21"/>
                                <w:szCs w:val="24"/>
                                <w:lang w:val="en-US" w:eastAsia="zh-CN" w:bidi="ar-SA"/>
                              </w:rPr>
                            </w:ins>
                          </m:ctrlPr>
                        </m:sub>
                        <m:sup>
                          <m:ctrlPr>
                            <w:ins w:id="449" w:author="嶒棚文" w:date="2021-06-29T19:31:13Z">
                              <w:rPr>
                                <w:rFonts w:hint="default" w:ascii="Cambria Math" w:hAnsi="Cambria Math" w:cstheme="minorBidi"/>
                                <w:kern w:val="2"/>
                                <w:sz w:val="21"/>
                                <w:szCs w:val="24"/>
                                <w:lang w:val="en-US" w:eastAsia="zh-CN" w:bidi="ar-SA"/>
                              </w:rPr>
                            </w:ins>
                          </m:ctrlPr>
                        </m:sup>
                        <m:e>
                          <m:sSub>
                            <m:sSubPr>
                              <m:ctrlPr>
                                <w:ins w:id="450" w:author="嶒棚文" w:date="2021-06-29T19:31:13Z">
                                  <w:rPr>
                                    <w:rFonts w:hint="default" w:ascii="Cambria Math" w:hAnsi="Cambria Math" w:cstheme="minorBidi"/>
                                    <w:kern w:val="2"/>
                                    <w:sz w:val="21"/>
                                    <w:szCs w:val="24"/>
                                    <w:lang w:val="en-US" w:eastAsia="zh-CN" w:bidi="ar-SA"/>
                                  </w:rPr>
                                </w:ins>
                              </m:ctrlPr>
                            </m:sSubPr>
                            <m:e>
                              <w:ins w:id="451" w:author="嶒棚文" w:date="2021-06-29T19:31:13Z">
                                <m:r>
                                  <m:rPr>
                                    <m:sty m:val="p"/>
                                  </m:rPr>
                                  <w:rPr>
                                    <w:rFonts w:hint="default" w:ascii="Cambria Math" w:hAnsi="Cambria Math" w:cstheme="minorBidi"/>
                                    <w:kern w:val="2"/>
                                    <w:sz w:val="21"/>
                                    <w:szCs w:val="24"/>
                                    <w:lang w:val="en-US" w:eastAsia="zh-CN" w:bidi="ar-SA"/>
                                  </w:rPr>
                                  <m:t>FN</m:t>
                                </m:r>
                              </w:ins>
                              <m:ctrlPr>
                                <w:ins w:id="452" w:author="嶒棚文" w:date="2021-06-29T19:31:13Z">
                                  <w:rPr>
                                    <w:rFonts w:hint="default" w:ascii="Cambria Math" w:hAnsi="Cambria Math" w:cstheme="minorBidi"/>
                                    <w:kern w:val="2"/>
                                    <w:sz w:val="21"/>
                                    <w:szCs w:val="24"/>
                                    <w:lang w:val="en-US" w:eastAsia="zh-CN" w:bidi="ar-SA"/>
                                  </w:rPr>
                                </w:ins>
                              </m:ctrlPr>
                            </m:e>
                            <m:sub>
                              <w:ins w:id="453" w:author="嶒棚文" w:date="2021-06-29T19:31:13Z">
                                <m:r>
                                  <m:rPr>
                                    <m:sty m:val="p"/>
                                  </m:rPr>
                                  <w:rPr>
                                    <w:rFonts w:hint="default" w:ascii="Cambria Math" w:hAnsi="Cambria Math" w:cstheme="minorBidi"/>
                                    <w:kern w:val="2"/>
                                    <w:sz w:val="21"/>
                                    <w:szCs w:val="24"/>
                                    <w:lang w:val="en-US" w:eastAsia="zh-CN" w:bidi="ar-SA"/>
                                  </w:rPr>
                                  <m:t>i</m:t>
                                </m:r>
                              </w:ins>
                              <m:ctrlPr>
                                <w:ins w:id="454" w:author="嶒棚文" w:date="2021-06-29T19:31:13Z">
                                  <w:rPr>
                                    <w:rFonts w:hint="default" w:ascii="Cambria Math" w:hAnsi="Cambria Math" w:cstheme="minorBidi"/>
                                    <w:kern w:val="2"/>
                                    <w:sz w:val="21"/>
                                    <w:szCs w:val="24"/>
                                    <w:lang w:val="en-US" w:eastAsia="zh-CN" w:bidi="ar-SA"/>
                                  </w:rPr>
                                </w:ins>
                              </m:ctrlPr>
                            </m:sub>
                          </m:sSub>
                          <m:ctrlPr>
                            <w:ins w:id="455" w:author="嶒棚文" w:date="2021-06-29T19:31:13Z">
                              <w:rPr>
                                <w:rFonts w:hint="default" w:ascii="Cambria Math" w:hAnsi="Cambria Math" w:cstheme="minorBidi"/>
                                <w:kern w:val="2"/>
                                <w:sz w:val="21"/>
                                <w:szCs w:val="24"/>
                                <w:lang w:val="en-US" w:eastAsia="zh-CN" w:bidi="ar-SA"/>
                              </w:rPr>
                            </w:ins>
                          </m:ctrlPr>
                        </m:e>
                      </m:nary>
                      <m:ctrlPr>
                        <w:ins w:id="456" w:author="嶒棚文" w:date="2021-06-29T19:31:13Z">
                          <w:rPr>
                            <w:rFonts w:hint="default" w:ascii="Cambria Math" w:hAnsi="Cambria Math" w:cstheme="minorBidi"/>
                            <w:kern w:val="2"/>
                            <w:sz w:val="21"/>
                            <w:szCs w:val="24"/>
                            <w:lang w:val="en-US" w:eastAsia="zh-CN" w:bidi="ar-SA"/>
                          </w:rPr>
                        </w:ins>
                      </m:ctrlPr>
                    </m:den>
                  </m:f>
                  <m:ctrlPr>
                    <w:ins w:id="457" w:author="嶒棚文" w:date="2021-06-29T19:31:12Z">
                      <w:rPr>
                        <w:rFonts w:ascii="Cambria Math" w:hAnsi="Cambria Math" w:cstheme="minorBidi"/>
                        <w:kern w:val="2"/>
                        <w:sz w:val="21"/>
                        <w:szCs w:val="24"/>
                        <w:lang w:val="en-US" w:bidi="ar-SA"/>
                      </w:rPr>
                    </w:ins>
                  </m:ctrlPr>
                </m:e>
              </m:d>
              <m:ctrlPr>
                <w:rPr>
                  <w:rFonts w:ascii="Cambria Math" w:hAnsi="Cambria Math" w:cstheme="minorBidi"/>
                  <w:kern w:val="2"/>
                  <w:sz w:val="21"/>
                  <w:szCs w:val="24"/>
                  <w:lang w:val="en-US" w:bidi="ar-SA"/>
                </w:rPr>
              </m:ctrlPr>
            </m:num>
            <m:den>
              <m:d>
                <m:dPr>
                  <m:ctrlPr>
                    <w:ins w:id="458" w:author="嶒棚文" w:date="2021-06-29T19:15:59Z">
                      <w:rPr>
                        <w:rFonts w:ascii="Cambria Math" w:hAnsi="Cambria Math" w:cstheme="minorBidi"/>
                        <w:kern w:val="2"/>
                        <w:sz w:val="21"/>
                        <w:szCs w:val="24"/>
                        <w:lang w:val="en-US" w:bidi="ar-SA"/>
                      </w:rPr>
                    </w:ins>
                  </m:ctrlPr>
                </m:dPr>
                <m:e>
                  <m:f>
                    <m:fPr>
                      <m:ctrlPr>
                        <w:ins w:id="459" w:author="嶒棚文" w:date="2021-06-29T19:29:33Z">
                          <w:rPr>
                            <w:rFonts w:hint="default" w:ascii="Cambria Math" w:hAnsi="Cambria Math" w:cstheme="minorBidi"/>
                            <w:kern w:val="2"/>
                            <w:sz w:val="21"/>
                            <w:szCs w:val="24"/>
                            <w:lang w:val="en-US" w:eastAsia="zh-CN" w:bidi="ar-SA"/>
                          </w:rPr>
                        </w:ins>
                      </m:ctrlPr>
                    </m:fPr>
                    <m:num>
                      <m:nary>
                        <m:naryPr>
                          <m:chr m:val="∑"/>
                          <m:limLoc m:val="undOvr"/>
                          <m:subHide m:val="1"/>
                          <m:supHide m:val="1"/>
                          <m:ctrlPr>
                            <w:ins w:id="460" w:author="嶒棚文" w:date="2021-06-29T19:30:34Z">
                              <w:rPr>
                                <w:rFonts w:hint="default" w:ascii="Cambria Math" w:hAnsi="Cambria Math" w:cstheme="minorBidi"/>
                                <w:kern w:val="2"/>
                                <w:sz w:val="21"/>
                                <w:szCs w:val="24"/>
                                <w:lang w:val="en-US" w:eastAsia="zh-CN" w:bidi="ar-SA"/>
                              </w:rPr>
                            </w:ins>
                          </m:ctrlPr>
                        </m:naryPr>
                        <m:sub>
                          <m:ctrlPr>
                            <w:ins w:id="461" w:author="嶒棚文" w:date="2021-06-29T19:30:34Z">
                              <w:rPr>
                                <w:rFonts w:hint="default" w:ascii="Cambria Math" w:hAnsi="Cambria Math" w:cstheme="minorBidi"/>
                                <w:kern w:val="2"/>
                                <w:sz w:val="21"/>
                                <w:szCs w:val="24"/>
                                <w:lang w:val="en-US" w:eastAsia="zh-CN" w:bidi="ar-SA"/>
                              </w:rPr>
                            </w:ins>
                          </m:ctrlPr>
                        </m:sub>
                        <m:sup>
                          <m:ctrlPr>
                            <w:ins w:id="462" w:author="嶒棚文" w:date="2021-06-29T19:30:34Z">
                              <w:rPr>
                                <w:rFonts w:hint="default" w:ascii="Cambria Math" w:hAnsi="Cambria Math" w:cstheme="minorBidi"/>
                                <w:kern w:val="2"/>
                                <w:sz w:val="21"/>
                                <w:szCs w:val="24"/>
                                <w:lang w:val="en-US" w:eastAsia="zh-CN" w:bidi="ar-SA"/>
                              </w:rPr>
                            </w:ins>
                          </m:ctrlPr>
                        </m:sup>
                        <m:e>
                          <m:sSub>
                            <m:sSubPr>
                              <m:ctrlPr>
                                <w:ins w:id="463" w:author="嶒棚文" w:date="2021-06-29T19:30:34Z">
                                  <w:rPr>
                                    <w:rFonts w:hint="default" w:ascii="Cambria Math" w:hAnsi="Cambria Math" w:cstheme="minorBidi"/>
                                    <w:kern w:val="2"/>
                                    <w:sz w:val="21"/>
                                    <w:szCs w:val="24"/>
                                    <w:lang w:val="en-US" w:eastAsia="zh-CN" w:bidi="ar-SA"/>
                                  </w:rPr>
                                </w:ins>
                              </m:ctrlPr>
                            </m:sSubPr>
                            <m:e>
                              <w:ins w:id="464" w:author="嶒棚文" w:date="2021-06-29T19:30:34Z">
                                <m:r>
                                  <m:rPr>
                                    <m:sty m:val="p"/>
                                  </m:rPr>
                                  <w:rPr>
                                    <w:rFonts w:hint="default" w:ascii="Cambria Math" w:hAnsi="Cambria Math" w:cstheme="minorBidi"/>
                                    <w:kern w:val="2"/>
                                    <w:sz w:val="21"/>
                                    <w:szCs w:val="24"/>
                                    <w:lang w:val="en-US" w:eastAsia="zh-CN" w:bidi="ar-SA"/>
                                  </w:rPr>
                                  <m:t>TP</m:t>
                                </m:r>
                              </w:ins>
                              <m:ctrlPr>
                                <w:ins w:id="465" w:author="嶒棚文" w:date="2021-06-29T19:30:34Z">
                                  <w:rPr>
                                    <w:rFonts w:hint="default" w:ascii="Cambria Math" w:hAnsi="Cambria Math" w:cstheme="minorBidi"/>
                                    <w:kern w:val="2"/>
                                    <w:sz w:val="21"/>
                                    <w:szCs w:val="24"/>
                                    <w:lang w:val="en-US" w:eastAsia="zh-CN" w:bidi="ar-SA"/>
                                  </w:rPr>
                                </w:ins>
                              </m:ctrlPr>
                            </m:e>
                            <m:sub>
                              <w:ins w:id="466" w:author="嶒棚文" w:date="2021-06-29T19:30:34Z">
                                <m:r>
                                  <m:rPr>
                                    <m:sty m:val="p"/>
                                  </m:rPr>
                                  <w:rPr>
                                    <w:rFonts w:hint="default" w:ascii="Cambria Math" w:hAnsi="Cambria Math" w:cstheme="minorBidi"/>
                                    <w:kern w:val="2"/>
                                    <w:sz w:val="21"/>
                                    <w:szCs w:val="24"/>
                                    <w:lang w:val="en-US" w:eastAsia="zh-CN" w:bidi="ar-SA"/>
                                  </w:rPr>
                                  <m:t>i</m:t>
                                </m:r>
                              </w:ins>
                              <m:ctrlPr>
                                <w:ins w:id="467" w:author="嶒棚文" w:date="2021-06-29T19:30:34Z">
                                  <w:rPr>
                                    <w:rFonts w:hint="default" w:ascii="Cambria Math" w:hAnsi="Cambria Math" w:cstheme="minorBidi"/>
                                    <w:kern w:val="2"/>
                                    <w:sz w:val="21"/>
                                    <w:szCs w:val="24"/>
                                    <w:lang w:val="en-US" w:eastAsia="zh-CN" w:bidi="ar-SA"/>
                                  </w:rPr>
                                </w:ins>
                              </m:ctrlPr>
                            </m:sub>
                          </m:sSub>
                          <m:ctrlPr>
                            <w:ins w:id="468" w:author="嶒棚文" w:date="2021-06-29T19:30:34Z">
                              <w:rPr>
                                <w:rFonts w:hint="default" w:ascii="Cambria Math" w:hAnsi="Cambria Math" w:cstheme="minorBidi"/>
                                <w:kern w:val="2"/>
                                <w:sz w:val="21"/>
                                <w:szCs w:val="24"/>
                                <w:lang w:val="en-US" w:eastAsia="zh-CN" w:bidi="ar-SA"/>
                              </w:rPr>
                            </w:ins>
                          </m:ctrlPr>
                        </m:e>
                      </m:nary>
                      <m:ctrlPr>
                        <w:ins w:id="469" w:author="嶒棚文" w:date="2021-06-29T19:29:33Z">
                          <w:rPr>
                            <w:rFonts w:hint="default" w:ascii="Cambria Math" w:hAnsi="Cambria Math" w:cstheme="minorBidi"/>
                            <w:kern w:val="2"/>
                            <w:sz w:val="21"/>
                            <w:szCs w:val="24"/>
                            <w:lang w:val="en-US" w:eastAsia="zh-CN" w:bidi="ar-SA"/>
                          </w:rPr>
                        </w:ins>
                      </m:ctrlPr>
                    </m:num>
                    <m:den>
                      <m:nary>
                        <m:naryPr>
                          <m:chr m:val="∑"/>
                          <m:limLoc m:val="undOvr"/>
                          <m:subHide m:val="1"/>
                          <m:supHide m:val="1"/>
                          <m:ctrlPr>
                            <w:ins w:id="470" w:author="嶒棚文" w:date="2021-06-29T19:30:35Z">
                              <w:rPr>
                                <w:rFonts w:hint="default" w:ascii="Cambria Math" w:hAnsi="Cambria Math" w:cstheme="minorBidi"/>
                                <w:kern w:val="2"/>
                                <w:sz w:val="21"/>
                                <w:szCs w:val="24"/>
                                <w:lang w:val="en-US" w:eastAsia="zh-CN" w:bidi="ar-SA"/>
                              </w:rPr>
                            </w:ins>
                          </m:ctrlPr>
                        </m:naryPr>
                        <m:sub>
                          <m:ctrlPr>
                            <w:ins w:id="471" w:author="嶒棚文" w:date="2021-06-29T19:30:35Z">
                              <w:rPr>
                                <w:rFonts w:hint="default" w:ascii="Cambria Math" w:hAnsi="Cambria Math" w:cstheme="minorBidi"/>
                                <w:kern w:val="2"/>
                                <w:sz w:val="21"/>
                                <w:szCs w:val="24"/>
                                <w:lang w:val="en-US" w:eastAsia="zh-CN" w:bidi="ar-SA"/>
                              </w:rPr>
                            </w:ins>
                          </m:ctrlPr>
                        </m:sub>
                        <m:sup>
                          <m:ctrlPr>
                            <w:ins w:id="472" w:author="嶒棚文" w:date="2021-06-29T19:30:35Z">
                              <w:rPr>
                                <w:rFonts w:hint="default" w:ascii="Cambria Math" w:hAnsi="Cambria Math" w:cstheme="minorBidi"/>
                                <w:kern w:val="2"/>
                                <w:sz w:val="21"/>
                                <w:szCs w:val="24"/>
                                <w:lang w:val="en-US" w:eastAsia="zh-CN" w:bidi="ar-SA"/>
                              </w:rPr>
                            </w:ins>
                          </m:ctrlPr>
                        </m:sup>
                        <m:e>
                          <m:sSub>
                            <m:sSubPr>
                              <m:ctrlPr>
                                <w:ins w:id="473" w:author="嶒棚文" w:date="2021-06-29T19:30:35Z">
                                  <w:rPr>
                                    <w:rFonts w:hint="default" w:ascii="Cambria Math" w:hAnsi="Cambria Math" w:cstheme="minorBidi"/>
                                    <w:kern w:val="2"/>
                                    <w:sz w:val="21"/>
                                    <w:szCs w:val="24"/>
                                    <w:lang w:val="en-US" w:eastAsia="zh-CN" w:bidi="ar-SA"/>
                                  </w:rPr>
                                </w:ins>
                              </m:ctrlPr>
                            </m:sSubPr>
                            <m:e>
                              <w:ins w:id="474" w:author="嶒棚文" w:date="2021-06-29T19:30:35Z">
                                <m:r>
                                  <m:rPr>
                                    <m:sty m:val="p"/>
                                  </m:rPr>
                                  <w:rPr>
                                    <w:rFonts w:hint="default" w:ascii="Cambria Math" w:hAnsi="Cambria Math" w:cstheme="minorBidi"/>
                                    <w:kern w:val="2"/>
                                    <w:sz w:val="21"/>
                                    <w:szCs w:val="24"/>
                                    <w:lang w:val="en-US" w:eastAsia="zh-CN" w:bidi="ar-SA"/>
                                  </w:rPr>
                                  <m:t>TP</m:t>
                                </m:r>
                              </w:ins>
                              <m:ctrlPr>
                                <w:ins w:id="475" w:author="嶒棚文" w:date="2021-06-29T19:30:35Z">
                                  <w:rPr>
                                    <w:rFonts w:hint="default" w:ascii="Cambria Math" w:hAnsi="Cambria Math" w:cstheme="minorBidi"/>
                                    <w:kern w:val="2"/>
                                    <w:sz w:val="21"/>
                                    <w:szCs w:val="24"/>
                                    <w:lang w:val="en-US" w:eastAsia="zh-CN" w:bidi="ar-SA"/>
                                  </w:rPr>
                                </w:ins>
                              </m:ctrlPr>
                            </m:e>
                            <m:sub>
                              <w:ins w:id="476" w:author="嶒棚文" w:date="2021-06-29T19:30:35Z">
                                <m:r>
                                  <m:rPr>
                                    <m:sty m:val="p"/>
                                  </m:rPr>
                                  <w:rPr>
                                    <w:rFonts w:hint="default" w:ascii="Cambria Math" w:hAnsi="Cambria Math" w:cstheme="minorBidi"/>
                                    <w:kern w:val="2"/>
                                    <w:sz w:val="21"/>
                                    <w:szCs w:val="24"/>
                                    <w:lang w:val="en-US" w:eastAsia="zh-CN" w:bidi="ar-SA"/>
                                  </w:rPr>
                                  <m:t>i</m:t>
                                </m:r>
                              </w:ins>
                              <m:ctrlPr>
                                <w:ins w:id="477" w:author="嶒棚文" w:date="2021-06-29T19:30:35Z">
                                  <w:rPr>
                                    <w:rFonts w:hint="default" w:ascii="Cambria Math" w:hAnsi="Cambria Math" w:cstheme="minorBidi"/>
                                    <w:kern w:val="2"/>
                                    <w:sz w:val="21"/>
                                    <w:szCs w:val="24"/>
                                    <w:lang w:val="en-US" w:eastAsia="zh-CN" w:bidi="ar-SA"/>
                                  </w:rPr>
                                </w:ins>
                              </m:ctrlPr>
                            </m:sub>
                          </m:sSub>
                          <m:ctrlPr>
                            <w:ins w:id="478" w:author="嶒棚文" w:date="2021-06-29T19:30:35Z">
                              <w:rPr>
                                <w:rFonts w:hint="default" w:ascii="Cambria Math" w:hAnsi="Cambria Math" w:cstheme="minorBidi"/>
                                <w:kern w:val="2"/>
                                <w:sz w:val="21"/>
                                <w:szCs w:val="24"/>
                                <w:lang w:val="en-US" w:eastAsia="zh-CN" w:bidi="ar-SA"/>
                              </w:rPr>
                            </w:ins>
                          </m:ctrlPr>
                        </m:e>
                      </m:nary>
                      <w:ins w:id="479" w:author="嶒棚文" w:date="2021-06-29T19:29:33Z">
                        <m:r>
                          <m:rPr>
                            <m:sty m:val="p"/>
                          </m:rPr>
                          <w:rPr>
                            <w:rFonts w:hint="default" w:ascii="Cambria Math" w:hAnsi="Cambria Math" w:cstheme="minorBidi"/>
                            <w:kern w:val="2"/>
                            <w:sz w:val="21"/>
                            <w:szCs w:val="24"/>
                            <w:lang w:val="en-US" w:eastAsia="zh-CN" w:bidi="ar-SA"/>
                          </w:rPr>
                          <m:t>+</m:t>
                        </m:r>
                      </w:ins>
                      <m:nary>
                        <m:naryPr>
                          <m:chr m:val="∑"/>
                          <m:limLoc m:val="undOvr"/>
                          <m:subHide m:val="1"/>
                          <m:supHide m:val="1"/>
                          <m:ctrlPr>
                            <w:ins w:id="480" w:author="嶒棚文" w:date="2021-06-29T19:30:49Z">
                              <w:rPr>
                                <w:rFonts w:hint="default" w:ascii="Cambria Math" w:hAnsi="Cambria Math" w:cstheme="minorBidi"/>
                                <w:kern w:val="2"/>
                                <w:sz w:val="21"/>
                                <w:szCs w:val="24"/>
                                <w:lang w:val="en-US" w:eastAsia="zh-CN" w:bidi="ar-SA"/>
                              </w:rPr>
                            </w:ins>
                          </m:ctrlPr>
                        </m:naryPr>
                        <m:sub>
                          <m:ctrlPr>
                            <w:ins w:id="481" w:author="嶒棚文" w:date="2021-06-29T19:30:49Z">
                              <w:rPr>
                                <w:rFonts w:hint="default" w:ascii="Cambria Math" w:hAnsi="Cambria Math" w:cstheme="minorBidi"/>
                                <w:kern w:val="2"/>
                                <w:sz w:val="21"/>
                                <w:szCs w:val="24"/>
                                <w:lang w:val="en-US" w:eastAsia="zh-CN" w:bidi="ar-SA"/>
                              </w:rPr>
                            </w:ins>
                          </m:ctrlPr>
                        </m:sub>
                        <m:sup>
                          <m:ctrlPr>
                            <w:ins w:id="482" w:author="嶒棚文" w:date="2021-06-29T19:30:49Z">
                              <w:rPr>
                                <w:rFonts w:hint="default" w:ascii="Cambria Math" w:hAnsi="Cambria Math" w:cstheme="minorBidi"/>
                                <w:kern w:val="2"/>
                                <w:sz w:val="21"/>
                                <w:szCs w:val="24"/>
                                <w:lang w:val="en-US" w:eastAsia="zh-CN" w:bidi="ar-SA"/>
                              </w:rPr>
                            </w:ins>
                          </m:ctrlPr>
                        </m:sup>
                        <m:e>
                          <m:sSub>
                            <m:sSubPr>
                              <m:ctrlPr>
                                <w:ins w:id="483" w:author="嶒棚文" w:date="2021-06-29T19:30:49Z">
                                  <w:rPr>
                                    <w:rFonts w:hint="default" w:ascii="Cambria Math" w:hAnsi="Cambria Math" w:cstheme="minorBidi"/>
                                    <w:kern w:val="2"/>
                                    <w:sz w:val="21"/>
                                    <w:szCs w:val="24"/>
                                    <w:lang w:val="en-US" w:eastAsia="zh-CN" w:bidi="ar-SA"/>
                                  </w:rPr>
                                </w:ins>
                              </m:ctrlPr>
                            </m:sSubPr>
                            <m:e>
                              <w:ins w:id="484" w:author="嶒棚文" w:date="2021-06-29T19:30:49Z">
                                <m:r>
                                  <m:rPr>
                                    <m:sty m:val="p"/>
                                  </m:rPr>
                                  <w:rPr>
                                    <w:rFonts w:hint="default" w:ascii="Cambria Math" w:hAnsi="Cambria Math" w:cstheme="minorBidi"/>
                                    <w:kern w:val="2"/>
                                    <w:sz w:val="21"/>
                                    <w:szCs w:val="24"/>
                                    <w:lang w:val="en-US" w:eastAsia="zh-CN" w:bidi="ar-SA"/>
                                  </w:rPr>
                                  <m:t>F</m:t>
                                </m:r>
                              </w:ins>
                              <w:ins w:id="485" w:author="嶒棚文" w:date="2021-06-29T19:31:31Z">
                                <m:r>
                                  <m:rPr>
                                    <m:sty m:val="p"/>
                                  </m:rPr>
                                  <w:rPr>
                                    <w:rFonts w:hint="default" w:ascii="Cambria Math" w:hAnsi="Cambria Math" w:cstheme="minorBidi"/>
                                    <w:kern w:val="2"/>
                                    <w:sz w:val="21"/>
                                    <w:szCs w:val="24"/>
                                    <w:lang w:val="en-US" w:eastAsia="zh-CN" w:bidi="ar-SA"/>
                                  </w:rPr>
                                  <m:t>P</m:t>
                                </m:r>
                              </w:ins>
                              <m:ctrlPr>
                                <w:ins w:id="486" w:author="嶒棚文" w:date="2021-06-29T19:30:49Z">
                                  <w:rPr>
                                    <w:rFonts w:hint="default" w:ascii="Cambria Math" w:hAnsi="Cambria Math" w:cstheme="minorBidi"/>
                                    <w:kern w:val="2"/>
                                    <w:sz w:val="21"/>
                                    <w:szCs w:val="24"/>
                                    <w:lang w:val="en-US" w:eastAsia="zh-CN" w:bidi="ar-SA"/>
                                  </w:rPr>
                                </w:ins>
                              </m:ctrlPr>
                            </m:e>
                            <m:sub>
                              <w:ins w:id="487" w:author="嶒棚文" w:date="2021-06-29T19:30:49Z">
                                <m:r>
                                  <m:rPr>
                                    <m:sty m:val="p"/>
                                  </m:rPr>
                                  <w:rPr>
                                    <w:rFonts w:hint="default" w:ascii="Cambria Math" w:hAnsi="Cambria Math" w:cstheme="minorBidi"/>
                                    <w:kern w:val="2"/>
                                    <w:sz w:val="21"/>
                                    <w:szCs w:val="24"/>
                                    <w:lang w:val="en-US" w:eastAsia="zh-CN" w:bidi="ar-SA"/>
                                  </w:rPr>
                                  <m:t>i</m:t>
                                </m:r>
                              </w:ins>
                              <m:ctrlPr>
                                <w:ins w:id="488" w:author="嶒棚文" w:date="2021-06-29T19:30:49Z">
                                  <w:rPr>
                                    <w:rFonts w:hint="default" w:ascii="Cambria Math" w:hAnsi="Cambria Math" w:cstheme="minorBidi"/>
                                    <w:kern w:val="2"/>
                                    <w:sz w:val="21"/>
                                    <w:szCs w:val="24"/>
                                    <w:lang w:val="en-US" w:eastAsia="zh-CN" w:bidi="ar-SA"/>
                                  </w:rPr>
                                </w:ins>
                              </m:ctrlPr>
                            </m:sub>
                          </m:sSub>
                          <m:ctrlPr>
                            <w:ins w:id="489" w:author="嶒棚文" w:date="2021-06-29T19:30:49Z">
                              <w:rPr>
                                <w:rFonts w:hint="default" w:ascii="Cambria Math" w:hAnsi="Cambria Math" w:cstheme="minorBidi"/>
                                <w:kern w:val="2"/>
                                <w:sz w:val="21"/>
                                <w:szCs w:val="24"/>
                                <w:lang w:val="en-US" w:eastAsia="zh-CN" w:bidi="ar-SA"/>
                              </w:rPr>
                            </w:ins>
                          </m:ctrlPr>
                        </m:e>
                      </m:nary>
                      <m:ctrlPr>
                        <w:ins w:id="490" w:author="嶒棚文" w:date="2021-06-29T19:29:33Z">
                          <w:rPr>
                            <w:rFonts w:hint="default" w:ascii="Cambria Math" w:hAnsi="Cambria Math" w:cstheme="minorBidi"/>
                            <w:kern w:val="2"/>
                            <w:sz w:val="21"/>
                            <w:szCs w:val="24"/>
                            <w:lang w:val="en-US" w:eastAsia="zh-CN" w:bidi="ar-SA"/>
                          </w:rPr>
                        </w:ins>
                      </m:ctrlPr>
                    </m:den>
                  </m:f>
                  <m:ctrlPr>
                    <w:ins w:id="491" w:author="嶒棚文" w:date="2021-06-29T19:15:59Z">
                      <w:rPr>
                        <w:rFonts w:ascii="Cambria Math" w:hAnsi="Cambria Math" w:cstheme="minorBidi"/>
                        <w:kern w:val="2"/>
                        <w:sz w:val="21"/>
                        <w:szCs w:val="24"/>
                        <w:lang w:val="en-US" w:bidi="ar-SA"/>
                      </w:rPr>
                    </w:ins>
                  </m:ctrlPr>
                </m:e>
              </m:d>
              <w:ins w:id="492" w:author="嶒棚文" w:date="2021-06-29T19:15:59Z">
                <m:r>
                  <m:rPr>
                    <m:sty m:val="p"/>
                  </m:rPr>
                  <w:rPr>
                    <w:rFonts w:ascii="Cambria Math" w:hAnsi="Cambria Math" w:cstheme="minorBidi"/>
                    <w:kern w:val="2"/>
                    <w:sz w:val="21"/>
                    <w:szCs w:val="24"/>
                    <w:lang w:val="en-US" w:bidi="ar-SA"/>
                  </w:rPr>
                  <m:t>+</m:t>
                </m:r>
              </w:ins>
              <m:d>
                <m:dPr>
                  <m:ctrlPr>
                    <w:ins w:id="493" w:author="嶒棚文" w:date="2021-06-29T19:15:59Z">
                      <w:rPr>
                        <w:rFonts w:ascii="Cambria Math" w:hAnsi="Cambria Math" w:cstheme="minorBidi"/>
                        <w:kern w:val="2"/>
                        <w:sz w:val="21"/>
                        <w:szCs w:val="24"/>
                        <w:lang w:val="en-US" w:bidi="ar-SA"/>
                      </w:rPr>
                    </w:ins>
                  </m:ctrlPr>
                </m:dPr>
                <m:e>
                  <m:f>
                    <m:fPr>
                      <m:ctrlPr>
                        <w:ins w:id="494" w:author="嶒棚文" w:date="2021-06-29T19:29:49Z">
                          <w:rPr>
                            <w:rFonts w:hint="default" w:ascii="Cambria Math" w:hAnsi="Cambria Math" w:cstheme="minorBidi"/>
                            <w:kern w:val="2"/>
                            <w:sz w:val="21"/>
                            <w:szCs w:val="24"/>
                            <w:lang w:val="en-US" w:eastAsia="zh-CN" w:bidi="ar-SA"/>
                          </w:rPr>
                        </w:ins>
                      </m:ctrlPr>
                    </m:fPr>
                    <m:num>
                      <m:nary>
                        <m:naryPr>
                          <m:chr m:val="∑"/>
                          <m:limLoc m:val="undOvr"/>
                          <m:subHide m:val="1"/>
                          <m:supHide m:val="1"/>
                          <m:ctrlPr>
                            <w:ins w:id="495" w:author="嶒棚文" w:date="2021-06-29T19:30:40Z">
                              <w:rPr>
                                <w:rFonts w:hint="default" w:ascii="Cambria Math" w:hAnsi="Cambria Math" w:cstheme="minorBidi"/>
                                <w:kern w:val="2"/>
                                <w:sz w:val="21"/>
                                <w:szCs w:val="24"/>
                                <w:lang w:val="en-US" w:eastAsia="zh-CN" w:bidi="ar-SA"/>
                              </w:rPr>
                            </w:ins>
                          </m:ctrlPr>
                        </m:naryPr>
                        <m:sub>
                          <m:ctrlPr>
                            <w:ins w:id="496" w:author="嶒棚文" w:date="2021-06-29T19:30:40Z">
                              <w:rPr>
                                <w:rFonts w:hint="default" w:ascii="Cambria Math" w:hAnsi="Cambria Math" w:cstheme="minorBidi"/>
                                <w:kern w:val="2"/>
                                <w:sz w:val="21"/>
                                <w:szCs w:val="24"/>
                                <w:lang w:val="en-US" w:eastAsia="zh-CN" w:bidi="ar-SA"/>
                              </w:rPr>
                            </w:ins>
                          </m:ctrlPr>
                        </m:sub>
                        <m:sup>
                          <m:ctrlPr>
                            <w:ins w:id="497" w:author="嶒棚文" w:date="2021-06-29T19:30:40Z">
                              <w:rPr>
                                <w:rFonts w:hint="default" w:ascii="Cambria Math" w:hAnsi="Cambria Math" w:cstheme="minorBidi"/>
                                <w:kern w:val="2"/>
                                <w:sz w:val="21"/>
                                <w:szCs w:val="24"/>
                                <w:lang w:val="en-US" w:eastAsia="zh-CN" w:bidi="ar-SA"/>
                              </w:rPr>
                            </w:ins>
                          </m:ctrlPr>
                        </m:sup>
                        <m:e>
                          <m:sSub>
                            <m:sSubPr>
                              <m:ctrlPr>
                                <w:ins w:id="498" w:author="嶒棚文" w:date="2021-06-29T19:30:40Z">
                                  <w:rPr>
                                    <w:rFonts w:hint="default" w:ascii="Cambria Math" w:hAnsi="Cambria Math" w:cstheme="minorBidi"/>
                                    <w:kern w:val="2"/>
                                    <w:sz w:val="21"/>
                                    <w:szCs w:val="24"/>
                                    <w:lang w:val="en-US" w:eastAsia="zh-CN" w:bidi="ar-SA"/>
                                  </w:rPr>
                                </w:ins>
                              </m:ctrlPr>
                            </m:sSubPr>
                            <m:e>
                              <w:ins w:id="499" w:author="嶒棚文" w:date="2021-06-29T19:30:40Z">
                                <m:r>
                                  <m:rPr>
                                    <m:sty m:val="p"/>
                                  </m:rPr>
                                  <w:rPr>
                                    <w:rFonts w:hint="default" w:ascii="Cambria Math" w:hAnsi="Cambria Math" w:cstheme="minorBidi"/>
                                    <w:kern w:val="2"/>
                                    <w:sz w:val="21"/>
                                    <w:szCs w:val="24"/>
                                    <w:lang w:val="en-US" w:eastAsia="zh-CN" w:bidi="ar-SA"/>
                                  </w:rPr>
                                  <m:t>TP</m:t>
                                </m:r>
                              </w:ins>
                              <m:ctrlPr>
                                <w:ins w:id="500" w:author="嶒棚文" w:date="2021-06-29T19:30:40Z">
                                  <w:rPr>
                                    <w:rFonts w:hint="default" w:ascii="Cambria Math" w:hAnsi="Cambria Math" w:cstheme="minorBidi"/>
                                    <w:kern w:val="2"/>
                                    <w:sz w:val="21"/>
                                    <w:szCs w:val="24"/>
                                    <w:lang w:val="en-US" w:eastAsia="zh-CN" w:bidi="ar-SA"/>
                                  </w:rPr>
                                </w:ins>
                              </m:ctrlPr>
                            </m:e>
                            <m:sub>
                              <w:ins w:id="501" w:author="嶒棚文" w:date="2021-06-29T19:30:40Z">
                                <m:r>
                                  <m:rPr>
                                    <m:sty m:val="p"/>
                                  </m:rPr>
                                  <w:rPr>
                                    <w:rFonts w:hint="default" w:ascii="Cambria Math" w:hAnsi="Cambria Math" w:cstheme="minorBidi"/>
                                    <w:kern w:val="2"/>
                                    <w:sz w:val="21"/>
                                    <w:szCs w:val="24"/>
                                    <w:lang w:val="en-US" w:eastAsia="zh-CN" w:bidi="ar-SA"/>
                                  </w:rPr>
                                  <m:t>i</m:t>
                                </m:r>
                              </w:ins>
                              <m:ctrlPr>
                                <w:ins w:id="502" w:author="嶒棚文" w:date="2021-06-29T19:30:40Z">
                                  <w:rPr>
                                    <w:rFonts w:hint="default" w:ascii="Cambria Math" w:hAnsi="Cambria Math" w:cstheme="minorBidi"/>
                                    <w:kern w:val="2"/>
                                    <w:sz w:val="21"/>
                                    <w:szCs w:val="24"/>
                                    <w:lang w:val="en-US" w:eastAsia="zh-CN" w:bidi="ar-SA"/>
                                  </w:rPr>
                                </w:ins>
                              </m:ctrlPr>
                            </m:sub>
                          </m:sSub>
                          <m:ctrlPr>
                            <w:ins w:id="503" w:author="嶒棚文" w:date="2021-06-29T19:30:40Z">
                              <w:rPr>
                                <w:rFonts w:hint="default" w:ascii="Cambria Math" w:hAnsi="Cambria Math" w:cstheme="minorBidi"/>
                                <w:kern w:val="2"/>
                                <w:sz w:val="21"/>
                                <w:szCs w:val="24"/>
                                <w:lang w:val="en-US" w:eastAsia="zh-CN" w:bidi="ar-SA"/>
                              </w:rPr>
                            </w:ins>
                          </m:ctrlPr>
                        </m:e>
                      </m:nary>
                      <m:ctrlPr>
                        <w:ins w:id="504" w:author="嶒棚文" w:date="2021-06-29T19:29:49Z">
                          <w:rPr>
                            <w:rFonts w:hint="default" w:ascii="Cambria Math" w:hAnsi="Cambria Math" w:cstheme="minorBidi"/>
                            <w:kern w:val="2"/>
                            <w:sz w:val="21"/>
                            <w:szCs w:val="24"/>
                            <w:lang w:val="en-US" w:eastAsia="zh-CN" w:bidi="ar-SA"/>
                          </w:rPr>
                        </w:ins>
                      </m:ctrlPr>
                    </m:num>
                    <m:den>
                      <m:nary>
                        <m:naryPr>
                          <m:chr m:val="∑"/>
                          <m:limLoc m:val="undOvr"/>
                          <m:subHide m:val="1"/>
                          <m:supHide m:val="1"/>
                          <m:ctrlPr>
                            <w:ins w:id="505" w:author="嶒棚文" w:date="2021-06-29T19:30:39Z">
                              <w:rPr>
                                <w:rFonts w:hint="default" w:ascii="Cambria Math" w:hAnsi="Cambria Math" w:cstheme="minorBidi"/>
                                <w:kern w:val="2"/>
                                <w:sz w:val="21"/>
                                <w:szCs w:val="24"/>
                                <w:lang w:val="en-US" w:eastAsia="zh-CN" w:bidi="ar-SA"/>
                              </w:rPr>
                            </w:ins>
                          </m:ctrlPr>
                        </m:naryPr>
                        <m:sub>
                          <m:ctrlPr>
                            <w:ins w:id="506" w:author="嶒棚文" w:date="2021-06-29T19:30:39Z">
                              <w:rPr>
                                <w:rFonts w:hint="default" w:ascii="Cambria Math" w:hAnsi="Cambria Math" w:cstheme="minorBidi"/>
                                <w:kern w:val="2"/>
                                <w:sz w:val="21"/>
                                <w:szCs w:val="24"/>
                                <w:lang w:val="en-US" w:eastAsia="zh-CN" w:bidi="ar-SA"/>
                              </w:rPr>
                            </w:ins>
                          </m:ctrlPr>
                        </m:sub>
                        <m:sup>
                          <m:ctrlPr>
                            <w:ins w:id="507" w:author="嶒棚文" w:date="2021-06-29T19:30:39Z">
                              <w:rPr>
                                <w:rFonts w:hint="default" w:ascii="Cambria Math" w:hAnsi="Cambria Math" w:cstheme="minorBidi"/>
                                <w:kern w:val="2"/>
                                <w:sz w:val="21"/>
                                <w:szCs w:val="24"/>
                                <w:lang w:val="en-US" w:eastAsia="zh-CN" w:bidi="ar-SA"/>
                              </w:rPr>
                            </w:ins>
                          </m:ctrlPr>
                        </m:sup>
                        <m:e>
                          <m:sSub>
                            <m:sSubPr>
                              <m:ctrlPr>
                                <w:ins w:id="508" w:author="嶒棚文" w:date="2021-06-29T19:30:39Z">
                                  <w:rPr>
                                    <w:rFonts w:hint="default" w:ascii="Cambria Math" w:hAnsi="Cambria Math" w:cstheme="minorBidi"/>
                                    <w:kern w:val="2"/>
                                    <w:sz w:val="21"/>
                                    <w:szCs w:val="24"/>
                                    <w:lang w:val="en-US" w:eastAsia="zh-CN" w:bidi="ar-SA"/>
                                  </w:rPr>
                                </w:ins>
                              </m:ctrlPr>
                            </m:sSubPr>
                            <m:e>
                              <w:ins w:id="509" w:author="嶒棚文" w:date="2021-06-29T19:30:39Z">
                                <m:r>
                                  <m:rPr>
                                    <m:sty m:val="p"/>
                                  </m:rPr>
                                  <w:rPr>
                                    <w:rFonts w:hint="default" w:ascii="Cambria Math" w:hAnsi="Cambria Math" w:cstheme="minorBidi"/>
                                    <w:kern w:val="2"/>
                                    <w:sz w:val="21"/>
                                    <w:szCs w:val="24"/>
                                    <w:lang w:val="en-US" w:eastAsia="zh-CN" w:bidi="ar-SA"/>
                                  </w:rPr>
                                  <m:t>TP</m:t>
                                </m:r>
                              </w:ins>
                              <m:ctrlPr>
                                <w:ins w:id="510" w:author="嶒棚文" w:date="2021-06-29T19:30:39Z">
                                  <w:rPr>
                                    <w:rFonts w:hint="default" w:ascii="Cambria Math" w:hAnsi="Cambria Math" w:cstheme="minorBidi"/>
                                    <w:kern w:val="2"/>
                                    <w:sz w:val="21"/>
                                    <w:szCs w:val="24"/>
                                    <w:lang w:val="en-US" w:eastAsia="zh-CN" w:bidi="ar-SA"/>
                                  </w:rPr>
                                </w:ins>
                              </m:ctrlPr>
                            </m:e>
                            <m:sub>
                              <w:ins w:id="511" w:author="嶒棚文" w:date="2021-06-29T19:30:39Z">
                                <m:r>
                                  <m:rPr>
                                    <m:sty m:val="p"/>
                                  </m:rPr>
                                  <w:rPr>
                                    <w:rFonts w:hint="default" w:ascii="Cambria Math" w:hAnsi="Cambria Math" w:cstheme="minorBidi"/>
                                    <w:kern w:val="2"/>
                                    <w:sz w:val="21"/>
                                    <w:szCs w:val="24"/>
                                    <w:lang w:val="en-US" w:eastAsia="zh-CN" w:bidi="ar-SA"/>
                                  </w:rPr>
                                  <m:t>i</m:t>
                                </m:r>
                              </w:ins>
                              <m:ctrlPr>
                                <w:ins w:id="512" w:author="嶒棚文" w:date="2021-06-29T19:30:39Z">
                                  <w:rPr>
                                    <w:rFonts w:hint="default" w:ascii="Cambria Math" w:hAnsi="Cambria Math" w:cstheme="minorBidi"/>
                                    <w:kern w:val="2"/>
                                    <w:sz w:val="21"/>
                                    <w:szCs w:val="24"/>
                                    <w:lang w:val="en-US" w:eastAsia="zh-CN" w:bidi="ar-SA"/>
                                  </w:rPr>
                                </w:ins>
                              </m:ctrlPr>
                            </m:sub>
                          </m:sSub>
                          <m:ctrlPr>
                            <w:ins w:id="513" w:author="嶒棚文" w:date="2021-06-29T19:30:39Z">
                              <w:rPr>
                                <w:rFonts w:hint="default" w:ascii="Cambria Math" w:hAnsi="Cambria Math" w:cstheme="minorBidi"/>
                                <w:kern w:val="2"/>
                                <w:sz w:val="21"/>
                                <w:szCs w:val="24"/>
                                <w:lang w:val="en-US" w:eastAsia="zh-CN" w:bidi="ar-SA"/>
                              </w:rPr>
                            </w:ins>
                          </m:ctrlPr>
                        </m:e>
                      </m:nary>
                      <w:ins w:id="514" w:author="嶒棚文" w:date="2021-06-29T19:29:49Z">
                        <m:r>
                          <m:rPr>
                            <m:sty m:val="p"/>
                          </m:rPr>
                          <w:rPr>
                            <w:rFonts w:hint="default" w:ascii="Cambria Math" w:hAnsi="Cambria Math" w:cstheme="minorBidi"/>
                            <w:kern w:val="2"/>
                            <w:sz w:val="21"/>
                            <w:szCs w:val="24"/>
                            <w:lang w:val="en-US" w:eastAsia="zh-CN" w:bidi="ar-SA"/>
                          </w:rPr>
                          <m:t>+</m:t>
                        </m:r>
                      </w:ins>
                      <m:nary>
                        <m:naryPr>
                          <m:chr m:val="∑"/>
                          <m:limLoc m:val="undOvr"/>
                          <m:subHide m:val="1"/>
                          <m:supHide m:val="1"/>
                          <m:ctrlPr>
                            <w:ins w:id="515" w:author="嶒棚文" w:date="2021-06-29T19:30:51Z">
                              <w:rPr>
                                <w:rFonts w:hint="default" w:ascii="Cambria Math" w:hAnsi="Cambria Math" w:cstheme="minorBidi"/>
                                <w:kern w:val="2"/>
                                <w:sz w:val="21"/>
                                <w:szCs w:val="24"/>
                                <w:lang w:val="en-US" w:eastAsia="zh-CN" w:bidi="ar-SA"/>
                              </w:rPr>
                            </w:ins>
                          </m:ctrlPr>
                        </m:naryPr>
                        <m:sub>
                          <m:ctrlPr>
                            <w:ins w:id="516" w:author="嶒棚文" w:date="2021-06-29T19:30:51Z">
                              <w:rPr>
                                <w:rFonts w:hint="default" w:ascii="Cambria Math" w:hAnsi="Cambria Math" w:cstheme="minorBidi"/>
                                <w:kern w:val="2"/>
                                <w:sz w:val="21"/>
                                <w:szCs w:val="24"/>
                                <w:lang w:val="en-US" w:eastAsia="zh-CN" w:bidi="ar-SA"/>
                              </w:rPr>
                            </w:ins>
                          </m:ctrlPr>
                        </m:sub>
                        <m:sup>
                          <m:ctrlPr>
                            <w:ins w:id="517" w:author="嶒棚文" w:date="2021-06-29T19:30:51Z">
                              <w:rPr>
                                <w:rFonts w:hint="default" w:ascii="Cambria Math" w:hAnsi="Cambria Math" w:cstheme="minorBidi"/>
                                <w:kern w:val="2"/>
                                <w:sz w:val="21"/>
                                <w:szCs w:val="24"/>
                                <w:lang w:val="en-US" w:eastAsia="zh-CN" w:bidi="ar-SA"/>
                              </w:rPr>
                            </w:ins>
                          </m:ctrlPr>
                        </m:sup>
                        <m:e>
                          <m:sSub>
                            <m:sSubPr>
                              <m:ctrlPr>
                                <w:ins w:id="518" w:author="嶒棚文" w:date="2021-06-29T19:30:51Z">
                                  <w:rPr>
                                    <w:rFonts w:hint="default" w:ascii="Cambria Math" w:hAnsi="Cambria Math" w:cstheme="minorBidi"/>
                                    <w:kern w:val="2"/>
                                    <w:sz w:val="21"/>
                                    <w:szCs w:val="24"/>
                                    <w:lang w:val="en-US" w:eastAsia="zh-CN" w:bidi="ar-SA"/>
                                  </w:rPr>
                                </w:ins>
                              </m:ctrlPr>
                            </m:sSubPr>
                            <m:e>
                              <w:ins w:id="519" w:author="嶒棚文" w:date="2021-06-29T19:30:51Z">
                                <m:r>
                                  <m:rPr>
                                    <m:sty m:val="p"/>
                                  </m:rPr>
                                  <w:rPr>
                                    <w:rFonts w:hint="default" w:ascii="Cambria Math" w:hAnsi="Cambria Math" w:cstheme="minorBidi"/>
                                    <w:kern w:val="2"/>
                                    <w:sz w:val="21"/>
                                    <w:szCs w:val="24"/>
                                    <w:lang w:val="en-US" w:eastAsia="zh-CN" w:bidi="ar-SA"/>
                                  </w:rPr>
                                  <m:t>FN</m:t>
                                </m:r>
                              </w:ins>
                              <m:ctrlPr>
                                <w:ins w:id="520" w:author="嶒棚文" w:date="2021-06-29T19:30:51Z">
                                  <w:rPr>
                                    <w:rFonts w:hint="default" w:ascii="Cambria Math" w:hAnsi="Cambria Math" w:cstheme="minorBidi"/>
                                    <w:kern w:val="2"/>
                                    <w:sz w:val="21"/>
                                    <w:szCs w:val="24"/>
                                    <w:lang w:val="en-US" w:eastAsia="zh-CN" w:bidi="ar-SA"/>
                                  </w:rPr>
                                </w:ins>
                              </m:ctrlPr>
                            </m:e>
                            <m:sub>
                              <w:ins w:id="521" w:author="嶒棚文" w:date="2021-06-29T19:30:51Z">
                                <m:r>
                                  <m:rPr>
                                    <m:sty m:val="p"/>
                                  </m:rPr>
                                  <w:rPr>
                                    <w:rFonts w:hint="default" w:ascii="Cambria Math" w:hAnsi="Cambria Math" w:cstheme="minorBidi"/>
                                    <w:kern w:val="2"/>
                                    <w:sz w:val="21"/>
                                    <w:szCs w:val="24"/>
                                    <w:lang w:val="en-US" w:eastAsia="zh-CN" w:bidi="ar-SA"/>
                                  </w:rPr>
                                  <m:t>i</m:t>
                                </m:r>
                              </w:ins>
                              <m:ctrlPr>
                                <w:ins w:id="522" w:author="嶒棚文" w:date="2021-06-29T19:30:51Z">
                                  <w:rPr>
                                    <w:rFonts w:hint="default" w:ascii="Cambria Math" w:hAnsi="Cambria Math" w:cstheme="minorBidi"/>
                                    <w:kern w:val="2"/>
                                    <w:sz w:val="21"/>
                                    <w:szCs w:val="24"/>
                                    <w:lang w:val="en-US" w:eastAsia="zh-CN" w:bidi="ar-SA"/>
                                  </w:rPr>
                                </w:ins>
                              </m:ctrlPr>
                            </m:sub>
                          </m:sSub>
                          <m:ctrlPr>
                            <w:ins w:id="523" w:author="嶒棚文" w:date="2021-06-29T19:30:51Z">
                              <w:rPr>
                                <w:rFonts w:hint="default" w:ascii="Cambria Math" w:hAnsi="Cambria Math" w:cstheme="minorBidi"/>
                                <w:kern w:val="2"/>
                                <w:sz w:val="21"/>
                                <w:szCs w:val="24"/>
                                <w:lang w:val="en-US" w:eastAsia="zh-CN" w:bidi="ar-SA"/>
                              </w:rPr>
                            </w:ins>
                          </m:ctrlPr>
                        </m:e>
                      </m:nary>
                      <m:ctrlPr>
                        <w:ins w:id="524" w:author="嶒棚文" w:date="2021-06-29T19:29:49Z">
                          <w:rPr>
                            <w:rFonts w:hint="default" w:ascii="Cambria Math" w:hAnsi="Cambria Math" w:cstheme="minorBidi"/>
                            <w:kern w:val="2"/>
                            <w:sz w:val="21"/>
                            <w:szCs w:val="24"/>
                            <w:lang w:val="en-US" w:eastAsia="zh-CN" w:bidi="ar-SA"/>
                          </w:rPr>
                        </w:ins>
                      </m:ctrlPr>
                    </m:den>
                  </m:f>
                  <m:ctrlPr>
                    <w:ins w:id="525" w:author="嶒棚文" w:date="2021-06-29T19:15:59Z">
                      <w:rPr>
                        <w:rFonts w:ascii="Cambria Math" w:hAnsi="Cambria Math" w:cstheme="minorBidi"/>
                        <w:kern w:val="2"/>
                        <w:sz w:val="21"/>
                        <w:szCs w:val="24"/>
                        <w:lang w:val="en-US" w:bidi="ar-SA"/>
                      </w:rPr>
                    </w:ins>
                  </m:ctrlPr>
                </m:e>
              </m:d>
              <m:ctrlPr>
                <w:ins w:id="526" w:author="嶒棚文" w:date="2021-06-29T19:15:59Z">
                  <w:rPr>
                    <w:rFonts w:hint="default" w:ascii="Cambria Math" w:hAnsi="Cambria Math" w:cstheme="minorBidi"/>
                    <w:kern w:val="2"/>
                    <w:sz w:val="21"/>
                    <w:szCs w:val="24"/>
                    <w:lang w:val="en-US" w:eastAsia="zh-CN" w:bidi="ar-SA"/>
                  </w:rPr>
                </w:ins>
              </m:ctrlPr>
            </m:den>
          </m:f>
        </m:oMath>
      </m:oMathPara>
    </w:p>
    <w:p>
      <w:pPr>
        <w:rPr>
          <w:ins w:id="527" w:author="嶒棚文" w:date="2021-06-29T19:33:06Z"/>
        </w:rPr>
      </w:pPr>
    </w:p>
    <w:p>
      <w:commentRangeStart w:id="40"/>
      <w:r>
        <w:t xml:space="preserve">All the parameters are set the same except initial learning rate. Batch training with batch size of 32 is adopted, training generation is set to 50, and Adam optimizer is added to update the learning rate with the scheme of 0.9 ratio and 1 generation frequency. In order to solve the problem of imbalanced data sets, the ratio of 0.3:0.6:0.1 is added to cross entropy loss as the weight, which is used as the loss function of the training process. The input of the whole training network are 224×224 size images. </w:t>
      </w:r>
      <w:commentRangeEnd w:id="40"/>
      <w:r>
        <w:rPr>
          <w:rStyle w:val="13"/>
        </w:rPr>
        <w:commentReference w:id="40"/>
      </w:r>
    </w:p>
    <w:bookmarkEnd w:id="41"/>
    <w:p>
      <w:pPr>
        <w:spacing w:line="360" w:lineRule="auto"/>
        <w:ind w:firstLine="420"/>
        <w:rPr>
          <w:rFonts w:ascii="华文仿宋" w:hAnsi="华文仿宋" w:eastAsia="华文仿宋"/>
          <w:sz w:val="24"/>
        </w:rPr>
      </w:pPr>
    </w:p>
    <w:p>
      <w:pPr>
        <w:spacing w:line="360" w:lineRule="auto"/>
        <w:ind w:firstLine="420"/>
        <w:rPr>
          <w:rFonts w:ascii="华文仿宋" w:hAnsi="华文仿宋" w:eastAsia="华文仿宋"/>
          <w:sz w:val="24"/>
        </w:rPr>
      </w:pPr>
    </w:p>
    <w:p>
      <w:pPr>
        <w:rPr>
          <w:rFonts w:ascii="华文仿宋" w:hAnsi="华文仿宋" w:eastAsia="华文仿宋"/>
          <w:sz w:val="24"/>
        </w:rPr>
      </w:pPr>
      <w:bookmarkStart w:id="42" w:name="_Hlk75749382"/>
      <w:commentRangeStart w:id="41"/>
      <w:r>
        <w:rPr>
          <w:rFonts w:ascii="华文仿宋" w:hAnsi="华文仿宋" w:eastAsia="华文仿宋"/>
          <w:sz w:val="24"/>
        </w:rPr>
        <w:t>For the wavelet transform in our target network, Haar wavelet transform and standard decomposition method are adopted. Firstly, one-dimensional wavelet is used to transform the pixel values of each row of the image, and then each column, and the approximate component and detail component are generated, in which the approximate component well replaces the output of pooling layer. In order to verify this effect, we conduct a comparative experiment, that is, we use the approximate component of wavelet transform to replace the output of pooling layer on other networks and train them. The training generation is 30, and other parameters are the same.</w:t>
      </w:r>
      <w:commentRangeEnd w:id="41"/>
      <w:r>
        <w:rPr>
          <w:rStyle w:val="13"/>
        </w:rPr>
        <w:commentReference w:id="41"/>
      </w:r>
    </w:p>
    <w:bookmarkEnd w:id="42"/>
    <w:p>
      <w:pPr>
        <w:spacing w:line="360" w:lineRule="auto"/>
        <w:ind w:firstLine="420"/>
        <w:rPr>
          <w:rFonts w:ascii="华文仿宋" w:hAnsi="华文仿宋" w:eastAsia="华文仿宋"/>
          <w:sz w:val="24"/>
        </w:rPr>
      </w:pPr>
    </w:p>
    <w:p>
      <w:pPr>
        <w:rPr>
          <w:rFonts w:ascii="华文仿宋" w:hAnsi="华文仿宋" w:eastAsia="华文仿宋"/>
          <w:sz w:val="28"/>
          <w:szCs w:val="28"/>
        </w:rPr>
      </w:pPr>
      <w:r>
        <w:rPr>
          <w:rFonts w:hint="eastAsia" w:ascii="华文仿宋" w:hAnsi="华文仿宋" w:eastAsia="华文仿宋"/>
          <w:sz w:val="28"/>
          <w:szCs w:val="28"/>
        </w:rPr>
        <w:t xml:space="preserve">d </w:t>
      </w:r>
      <w:bookmarkStart w:id="43" w:name="_Hlk75749414"/>
      <w:r>
        <w:rPr>
          <w:rFonts w:ascii="华文仿宋" w:hAnsi="华文仿宋" w:eastAsia="华文仿宋"/>
          <w:sz w:val="28"/>
          <w:szCs w:val="28"/>
        </w:rPr>
        <w:t>simulation of the blockchain framework</w:t>
      </w:r>
      <w:bookmarkEnd w:id="43"/>
    </w:p>
    <w:p>
      <w:pPr>
        <w:spacing w:line="360" w:lineRule="auto"/>
        <w:rPr>
          <w:rFonts w:ascii="华文仿宋" w:hAnsi="华文仿宋" w:eastAsia="华文仿宋"/>
          <w:sz w:val="28"/>
          <w:szCs w:val="28"/>
        </w:rPr>
      </w:pPr>
    </w:p>
    <w:p>
      <w:pPr>
        <w:rPr>
          <w:rFonts w:ascii="华文仿宋" w:hAnsi="华文仿宋" w:eastAsia="华文仿宋"/>
          <w:sz w:val="28"/>
          <w:szCs w:val="28"/>
        </w:rPr>
      </w:pPr>
      <w:bookmarkStart w:id="44" w:name="_Hlk75749432"/>
      <w:commentRangeStart w:id="42"/>
      <w:r>
        <w:rPr>
          <w:rFonts w:ascii="华文仿宋" w:hAnsi="华文仿宋" w:eastAsia="华文仿宋"/>
          <w:sz w:val="28"/>
          <w:szCs w:val="28"/>
        </w:rPr>
        <w:t xml:space="preserve">We use VMware to generate two virtual machines of Windows system to simulate medical institutions and patients, and build </w:t>
      </w:r>
      <w:r>
        <w:rPr>
          <w:rFonts w:hint="eastAsia" w:ascii="华文仿宋" w:hAnsi="华文仿宋" w:eastAsia="华文仿宋"/>
          <w:sz w:val="28"/>
          <w:szCs w:val="28"/>
        </w:rPr>
        <w:t>IPFS</w:t>
      </w:r>
      <w:r>
        <w:rPr>
          <w:rFonts w:ascii="华文仿宋" w:hAnsi="华文仿宋" w:eastAsia="华文仿宋"/>
          <w:sz w:val="28"/>
          <w:szCs w:val="28"/>
        </w:rPr>
        <w:t xml:space="preserve"> and related environment. In our simulation, the file name of a file is its privacy information. The diagnostic results of the image set generated by CAD model include the classification results and the confidence level with the range of 0:1. A validation module is also added, that is, medical institutions can choose to upload marked test datasets to test the performance of CAD model, including accuracy, precision and recall of each class. </w:t>
      </w:r>
      <w:commentRangeEnd w:id="42"/>
      <w:r>
        <w:rPr>
          <w:rStyle w:val="13"/>
        </w:rPr>
        <w:commentReference w:id="42"/>
      </w:r>
    </w:p>
    <w:bookmarkEnd w:id="44"/>
    <w:p>
      <w:pPr>
        <w:spacing w:line="360" w:lineRule="auto"/>
        <w:ind w:firstLine="420"/>
        <w:rPr>
          <w:rFonts w:ascii="华文仿宋" w:hAnsi="华文仿宋" w:eastAsia="华文仿宋"/>
          <w:sz w:val="28"/>
          <w:szCs w:val="28"/>
        </w:rPr>
      </w:pPr>
    </w:p>
    <w:p>
      <w:pPr>
        <w:spacing w:line="360" w:lineRule="auto"/>
        <w:ind w:firstLine="420"/>
        <w:rPr>
          <w:rFonts w:ascii="华文仿宋" w:hAnsi="华文仿宋" w:eastAsia="华文仿宋"/>
          <w:sz w:val="28"/>
          <w:szCs w:val="28"/>
        </w:rPr>
      </w:pPr>
    </w:p>
    <w:p>
      <w:pPr>
        <w:spacing w:line="360" w:lineRule="auto"/>
        <w:ind w:firstLine="420"/>
        <w:rPr>
          <w:rFonts w:ascii="华文仿宋" w:hAnsi="华文仿宋" w:eastAsia="华文仿宋"/>
          <w:sz w:val="28"/>
          <w:szCs w:val="28"/>
        </w:rPr>
      </w:pPr>
    </w:p>
    <w:p>
      <w:pPr>
        <w:spacing w:line="360" w:lineRule="auto"/>
        <w:ind w:firstLine="420"/>
        <w:rPr>
          <w:rFonts w:ascii="华文仿宋" w:hAnsi="华文仿宋" w:eastAsia="华文仿宋"/>
          <w:sz w:val="28"/>
          <w:szCs w:val="28"/>
        </w:rPr>
      </w:pPr>
    </w:p>
    <w:p>
      <w:pPr>
        <w:spacing w:line="360" w:lineRule="auto"/>
        <w:rPr>
          <w:rFonts w:eastAsia="华文仿宋" w:asciiTheme="majorHAnsi" w:hAnsiTheme="majorHAnsi"/>
          <w:b/>
          <w:bCs/>
          <w:sz w:val="36"/>
          <w:szCs w:val="36"/>
        </w:rPr>
      </w:pPr>
      <w:bookmarkStart w:id="45" w:name="_Hlk75749483"/>
      <w:commentRangeStart w:id="43"/>
      <w:r>
        <w:rPr>
          <w:rFonts w:hint="eastAsia" w:eastAsia="华文仿宋" w:asciiTheme="majorHAnsi" w:hAnsiTheme="majorHAnsi"/>
          <w:b/>
          <w:bCs/>
          <w:sz w:val="36"/>
          <w:szCs w:val="36"/>
        </w:rPr>
        <w:t>Results</w:t>
      </w:r>
      <w:commentRangeEnd w:id="43"/>
      <w:r>
        <w:rPr>
          <w:rStyle w:val="13"/>
        </w:rPr>
        <w:commentReference w:id="43"/>
      </w:r>
      <w:bookmarkEnd w:id="45"/>
      <w:r>
        <w:rPr>
          <w:rFonts w:hint="eastAsia" w:eastAsia="华文仿宋" w:asciiTheme="majorHAnsi" w:hAnsiTheme="majorHAnsi"/>
          <w:b/>
          <w:bCs/>
          <w:sz w:val="36"/>
          <w:szCs w:val="36"/>
        </w:rPr>
        <w:t>：（dl的实验结果，和区块链的验证结果。1</w:t>
      </w:r>
      <w:r>
        <w:rPr>
          <w:rFonts w:eastAsia="华文仿宋" w:asciiTheme="majorHAnsi" w:hAnsiTheme="majorHAnsi"/>
          <w:b/>
          <w:bCs/>
          <w:sz w:val="36"/>
          <w:szCs w:val="36"/>
        </w:rPr>
        <w:t>500</w:t>
      </w:r>
      <w:r>
        <w:rPr>
          <w:rFonts w:hint="eastAsia" w:eastAsia="华文仿宋" w:asciiTheme="majorHAnsi" w:hAnsiTheme="majorHAnsi"/>
          <w:b/>
          <w:bCs/>
          <w:sz w:val="36"/>
          <w:szCs w:val="36"/>
        </w:rPr>
        <w:t>字）</w:t>
      </w:r>
    </w:p>
    <w:p>
      <w:pPr>
        <w:widowControl/>
        <w:ind w:firstLine="420"/>
        <w:jc w:val="left"/>
        <w:rPr>
          <w:rFonts w:ascii="华文仿宋" w:hAnsi="华文仿宋" w:eastAsia="华文仿宋"/>
          <w:sz w:val="24"/>
        </w:rPr>
      </w:pPr>
      <w:commentRangeStart w:id="44"/>
      <w:bookmarkStart w:id="46" w:name="_Hlk75749521"/>
      <w:r>
        <w:rPr>
          <w:rFonts w:ascii="华文仿宋" w:hAnsi="华文仿宋" w:eastAsia="华文仿宋"/>
          <w:sz w:val="24"/>
        </w:rPr>
        <w:t xml:space="preserve">Experiments are carried out and the model that has the highest MIoU is selected as out </w:t>
      </w:r>
      <w:r>
        <w:rPr>
          <w:rFonts w:hint="eastAsia" w:ascii="华文仿宋" w:hAnsi="华文仿宋" w:eastAsia="华文仿宋"/>
          <w:sz w:val="24"/>
        </w:rPr>
        <w:t>segmentation</w:t>
      </w:r>
      <w:r>
        <w:rPr>
          <w:rFonts w:ascii="华文仿宋" w:hAnsi="华文仿宋" w:eastAsia="华文仿宋"/>
          <w:sz w:val="24"/>
        </w:rPr>
        <w:t xml:space="preserve"> network.</w:t>
      </w:r>
      <w:r>
        <w:t xml:space="preserve"> </w:t>
      </w:r>
      <w:r>
        <w:rPr>
          <w:rFonts w:ascii="华文仿宋" w:hAnsi="华文仿宋" w:eastAsia="华文仿宋"/>
          <w:sz w:val="24"/>
        </w:rPr>
        <w:t xml:space="preserve">The segmentation results are combined with the original image and then clipped as the input of our classifier. The specific results and process are shown in Figure </w:t>
      </w:r>
      <w:del w:id="528" w:author="嶒棚文" w:date="2021-06-29T14:37:07Z">
        <w:r>
          <w:rPr>
            <w:rFonts w:hint="default" w:ascii="华文仿宋" w:hAnsi="华文仿宋" w:eastAsia="华文仿宋"/>
            <w:sz w:val="24"/>
            <w:lang w:val="en-US"/>
          </w:rPr>
          <w:delText>6</w:delText>
        </w:r>
      </w:del>
      <w:ins w:id="529" w:author="嶒棚文" w:date="2021-06-29T14:37:07Z">
        <w:r>
          <w:rPr>
            <w:rFonts w:hint="eastAsia" w:ascii="华文仿宋" w:hAnsi="华文仿宋" w:eastAsia="华文仿宋"/>
            <w:sz w:val="24"/>
            <w:lang w:val="en-US" w:eastAsia="zh-CN"/>
          </w:rPr>
          <w:t>7</w:t>
        </w:r>
      </w:ins>
      <w:r>
        <w:rPr>
          <w:rFonts w:hint="eastAsia" w:ascii="华文仿宋" w:hAnsi="华文仿宋" w:eastAsia="华文仿宋"/>
          <w:sz w:val="24"/>
        </w:rPr>
        <w:t>.</w:t>
      </w:r>
      <w:commentRangeEnd w:id="44"/>
      <w:r>
        <w:rPr>
          <w:rStyle w:val="13"/>
        </w:rPr>
        <w:commentReference w:id="44"/>
      </w:r>
    </w:p>
    <w:bookmarkEnd w:id="46"/>
    <w:p>
      <w:pPr>
        <w:widowControl/>
        <w:jc w:val="center"/>
        <w:rPr>
          <w:rFonts w:ascii="华文仿宋" w:hAnsi="华文仿宋" w:eastAsia="华文仿宋"/>
          <w:sz w:val="24"/>
        </w:rPr>
        <w:pPrChange w:id="530" w:author="嶒棚文" w:date="2021-06-29T16:02:38Z">
          <w:pPr>
            <w:widowControl/>
            <w:jc w:val="left"/>
          </w:pPr>
        </w:pPrChange>
      </w:pPr>
      <w:r>
        <w:rPr>
          <w:rFonts w:hint="eastAsia" w:ascii="华文仿宋" w:hAnsi="华文仿宋" w:eastAsia="华文仿宋"/>
          <w:sz w:val="24"/>
        </w:rPr>
        <w:drawing>
          <wp:inline distT="0" distB="0" distL="114300" distR="114300">
            <wp:extent cx="3289300" cy="3816350"/>
            <wp:effectExtent l="0" t="0" r="6350" b="12700"/>
            <wp:docPr id="14" name="图片 14" descr="C:\Users\Administrator\Desktop\Paper_files\Pictures\图片6.png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Paper_files\Pictures\图片6.png图片6"/>
                    <pic:cNvPicPr>
                      <a:picLocks noChangeAspect="1"/>
                    </pic:cNvPicPr>
                  </pic:nvPicPr>
                  <pic:blipFill>
                    <a:blip r:embed="rId19"/>
                    <a:srcRect/>
                    <a:stretch>
                      <a:fillRect/>
                    </a:stretch>
                  </pic:blipFill>
                  <pic:spPr>
                    <a:xfrm>
                      <a:off x="0" y="0"/>
                      <a:ext cx="3289300" cy="3816350"/>
                    </a:xfrm>
                    <a:prstGeom prst="rect">
                      <a:avLst/>
                    </a:prstGeom>
                  </pic:spPr>
                </pic:pic>
              </a:graphicData>
            </a:graphic>
          </wp:inline>
        </w:drawing>
      </w:r>
    </w:p>
    <w:p>
      <w:pPr>
        <w:pStyle w:val="2"/>
        <w:widowControl/>
        <w:jc w:val="center"/>
        <w:rPr>
          <w:rFonts w:ascii="华文仿宋" w:hAnsi="华文仿宋"/>
          <w:sz w:val="24"/>
        </w:rPr>
      </w:pPr>
      <w:r>
        <w:t xml:space="preserve">图 </w:t>
      </w:r>
      <w:r>
        <w:fldChar w:fldCharType="begin"/>
      </w:r>
      <w:r>
        <w:instrText xml:space="preserve"> SEQ 图 \* ARABIC </w:instrText>
      </w:r>
      <w:r>
        <w:fldChar w:fldCharType="separate"/>
      </w:r>
      <w:ins w:id="531" w:author="嶒棚文" w:date="2021-06-29T14:46:34Z">
        <w:r>
          <w:rPr/>
          <w:t>7</w:t>
        </w:r>
      </w:ins>
      <w:del w:id="532" w:author="嶒棚文" w:date="2021-06-29T14:46:34Z">
        <w:r>
          <w:rPr/>
          <w:delText>7</w:delText>
        </w:r>
      </w:del>
      <w:r>
        <w:fldChar w:fldCharType="end"/>
      </w:r>
      <w:r>
        <w:rPr>
          <w:rFonts w:hint="eastAsia"/>
        </w:rPr>
        <w:t xml:space="preserve">.图示为分割器的处理过程 </w:t>
      </w:r>
      <w:bookmarkStart w:id="47" w:name="_Hlk75796117"/>
      <w:r>
        <w:t xml:space="preserve">the specific results of the </w:t>
      </w:r>
      <w:r>
        <w:rPr>
          <w:rFonts w:hint="eastAsia"/>
        </w:rPr>
        <w:t>segmentation</w:t>
      </w:r>
      <w:r>
        <w:t xml:space="preserve"> </w:t>
      </w:r>
      <w:r>
        <w:rPr>
          <w:rFonts w:hint="eastAsia"/>
        </w:rPr>
        <w:t>processing</w:t>
      </w:r>
      <w:bookmarkEnd w:id="47"/>
    </w:p>
    <w:p>
      <w:pPr>
        <w:rPr>
          <w:rFonts w:ascii="华文仿宋" w:hAnsi="华文仿宋" w:eastAsia="华文仿宋"/>
          <w:sz w:val="24"/>
        </w:rPr>
      </w:pPr>
      <w:commentRangeStart w:id="45"/>
      <w:bookmarkStart w:id="48" w:name="_Hlk75749537"/>
      <w:r>
        <w:rPr>
          <w:rFonts w:ascii="华文仿宋" w:hAnsi="华文仿宋" w:eastAsia="华文仿宋"/>
          <w:sz w:val="24"/>
        </w:rPr>
        <w:t>In the classifier, we add the wavelet transform without changing the feature dimension, obtain the approximate component which is consistent with the effect of twice down-sampling, and the detail component with high-frequency information, which increas</w:t>
      </w:r>
      <w:r>
        <w:rPr>
          <w:rFonts w:hint="eastAsia" w:ascii="华文仿宋" w:hAnsi="华文仿宋" w:eastAsia="华文仿宋"/>
          <w:sz w:val="24"/>
        </w:rPr>
        <w:t xml:space="preserve">es the available feature information of the whole network from the initial 64×56×56 </w:t>
      </w:r>
      <w:r>
        <w:rPr>
          <w:rFonts w:ascii="华文仿宋" w:hAnsi="华文仿宋" w:eastAsia="华文仿宋"/>
          <w:sz w:val="24"/>
        </w:rPr>
        <w:t xml:space="preserve">to </w:t>
      </w:r>
      <w:r>
        <w:rPr>
          <w:rFonts w:hint="eastAsia" w:ascii="华文仿宋" w:hAnsi="华文仿宋" w:eastAsia="华文仿宋"/>
          <w:sz w:val="24"/>
        </w:rPr>
        <w:t>256×56×56</w:t>
      </w:r>
      <w:r>
        <w:rPr>
          <w:rFonts w:ascii="华文仿宋" w:hAnsi="华文仿宋" w:eastAsia="华文仿宋"/>
          <w:sz w:val="24"/>
        </w:rPr>
        <w:t>.</w:t>
      </w:r>
      <w:r>
        <w:rPr>
          <w:rFonts w:hint="eastAsia" w:ascii="华文仿宋" w:hAnsi="华文仿宋" w:eastAsia="华文仿宋"/>
          <w:sz w:val="24"/>
        </w:rPr>
        <w:t xml:space="preserve"> The characteristic diagram after the original pooling process is shown in Figure </w:t>
      </w:r>
      <w:del w:id="533" w:author="嶒棚文" w:date="2021-06-29T14:37:26Z">
        <w:r>
          <w:rPr>
            <w:rFonts w:hint="default" w:ascii="华文仿宋" w:hAnsi="华文仿宋" w:eastAsia="华文仿宋"/>
            <w:sz w:val="24"/>
            <w:lang w:val="en-US"/>
          </w:rPr>
          <w:delText>7</w:delText>
        </w:r>
      </w:del>
      <w:ins w:id="534" w:author="嶒棚文" w:date="2021-06-29T14:37:26Z">
        <w:r>
          <w:rPr>
            <w:rFonts w:hint="eastAsia" w:ascii="华文仿宋" w:hAnsi="华文仿宋" w:eastAsia="华文仿宋"/>
            <w:sz w:val="24"/>
            <w:lang w:val="en-US" w:eastAsia="zh-CN"/>
          </w:rPr>
          <w:t>8</w:t>
        </w:r>
      </w:ins>
      <w:r>
        <w:rPr>
          <w:rFonts w:ascii="华文仿宋" w:hAnsi="华文仿宋" w:eastAsia="华文仿宋"/>
          <w:sz w:val="24"/>
        </w:rPr>
        <w:t>.</w:t>
      </w:r>
      <w:commentRangeEnd w:id="45"/>
      <w:r>
        <w:rPr>
          <w:rStyle w:val="13"/>
        </w:rPr>
        <w:commentReference w:id="45"/>
      </w:r>
    </w:p>
    <w:bookmarkEnd w:id="48"/>
    <w:p>
      <w:pPr>
        <w:spacing w:line="360" w:lineRule="auto"/>
        <w:rPr>
          <w:rFonts w:ascii="华文仿宋" w:hAnsi="华文仿宋" w:eastAsia="华文仿宋"/>
          <w:sz w:val="24"/>
        </w:rPr>
      </w:pPr>
    </w:p>
    <w:p>
      <w:pPr>
        <w:spacing w:line="360" w:lineRule="auto"/>
        <w:jc w:val="center"/>
        <w:rPr>
          <w:rFonts w:ascii="华文仿宋" w:hAnsi="华文仿宋" w:eastAsia="华文仿宋"/>
          <w:sz w:val="24"/>
        </w:rPr>
      </w:pPr>
      <w:r>
        <w:rPr>
          <w:rFonts w:hint="eastAsia" w:ascii="华文仿宋" w:hAnsi="华文仿宋" w:eastAsia="华文仿宋"/>
          <w:sz w:val="24"/>
        </w:rPr>
        <w:drawing>
          <wp:inline distT="0" distB="0" distL="114300" distR="114300">
            <wp:extent cx="3620770" cy="3596005"/>
            <wp:effectExtent l="0" t="0" r="17780" b="4445"/>
            <wp:docPr id="15" name="图片 15" descr="C:\Users\Administrator\Desktop\Paper_files\Pictures\图片7.png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Paper_files\Pictures\图片7.png图片7"/>
                    <pic:cNvPicPr>
                      <a:picLocks noChangeAspect="1"/>
                    </pic:cNvPicPr>
                  </pic:nvPicPr>
                  <pic:blipFill>
                    <a:blip r:embed="rId20"/>
                    <a:srcRect/>
                    <a:stretch>
                      <a:fillRect/>
                    </a:stretch>
                  </pic:blipFill>
                  <pic:spPr>
                    <a:xfrm>
                      <a:off x="0" y="0"/>
                      <a:ext cx="3620770" cy="3596005"/>
                    </a:xfrm>
                    <a:prstGeom prst="rect">
                      <a:avLst/>
                    </a:prstGeom>
                  </pic:spPr>
                </pic:pic>
              </a:graphicData>
            </a:graphic>
          </wp:inline>
        </w:drawing>
      </w:r>
    </w:p>
    <w:p>
      <w:pPr>
        <w:rPr>
          <w:rFonts w:ascii="Arial" w:hAnsi="Arial" w:eastAsia="黑体"/>
          <w:sz w:val="20"/>
        </w:rPr>
      </w:pPr>
      <w:r>
        <w:t xml:space="preserve">图 </w:t>
      </w:r>
      <w:r>
        <w:fldChar w:fldCharType="begin"/>
      </w:r>
      <w:r>
        <w:instrText xml:space="preserve"> SEQ 图 \* ARABIC </w:instrText>
      </w:r>
      <w:r>
        <w:fldChar w:fldCharType="separate"/>
      </w:r>
      <w:ins w:id="535" w:author="嶒棚文" w:date="2021-06-29T14:46:34Z">
        <w:r>
          <w:rPr/>
          <w:t>8</w:t>
        </w:r>
      </w:ins>
      <w:r>
        <w:fldChar w:fldCharType="end"/>
      </w:r>
      <w:r>
        <w:rPr>
          <w:rFonts w:hint="eastAsia"/>
        </w:rPr>
        <w:t>.图示为随机选取的一张数据集中的超声波图像，并在原残差网络池化层过后的特征图，维度为64×56×56</w:t>
      </w:r>
      <w:r>
        <w:t xml:space="preserve"> </w:t>
      </w:r>
      <w:r>
        <w:rPr>
          <w:rFonts w:ascii="Arial" w:hAnsi="Arial" w:eastAsia="黑体"/>
          <w:sz w:val="20"/>
        </w:rPr>
        <w:t xml:space="preserve">Figure 8. </w:t>
      </w:r>
      <w:bookmarkStart w:id="49" w:name="_Hlk75796215"/>
      <w:r>
        <w:rPr>
          <w:rFonts w:ascii="Arial" w:hAnsi="Arial" w:eastAsia="黑体"/>
          <w:sz w:val="20"/>
        </w:rPr>
        <w:t xml:space="preserve">the feature map of a randomly selected ultrasonic image in a dataset after the pooling layer of the original residual network, with the dimension of </w:t>
      </w:r>
      <w:r>
        <w:rPr>
          <w:rFonts w:hint="eastAsia"/>
        </w:rPr>
        <w:t>64×56×56</w:t>
      </w:r>
      <w:bookmarkEnd w:id="49"/>
    </w:p>
    <w:p>
      <w:pPr>
        <w:pStyle w:val="2"/>
        <w:spacing w:line="360" w:lineRule="auto"/>
      </w:pPr>
    </w:p>
    <w:p>
      <w:commentRangeStart w:id="46"/>
      <w:bookmarkStart w:id="50" w:name="_Hlk75749579"/>
      <w:r>
        <w:t xml:space="preserve">After changing to DWT, the path of original pooling layer is replaced by approximate component, and the path of detail component is added. The specific characteristics are shown in Figure </w:t>
      </w:r>
      <w:del w:id="536" w:author="嶒棚文" w:date="2021-06-29T14:37:46Z">
        <w:r>
          <w:rPr>
            <w:rFonts w:hint="default"/>
            <w:lang w:val="en-US"/>
          </w:rPr>
          <w:delText>8</w:delText>
        </w:r>
      </w:del>
      <w:ins w:id="537" w:author="嶒棚文" w:date="2021-06-29T14:37:46Z">
        <w:r>
          <w:rPr>
            <w:rFonts w:hint="eastAsia"/>
            <w:lang w:val="en-US" w:eastAsia="zh-CN"/>
          </w:rPr>
          <w:t>9</w:t>
        </w:r>
      </w:ins>
      <w:r>
        <w:t>.</w:t>
      </w:r>
      <w:commentRangeEnd w:id="46"/>
      <w:r>
        <w:rPr>
          <w:rStyle w:val="13"/>
        </w:rPr>
        <w:commentReference w:id="46"/>
      </w:r>
    </w:p>
    <w:bookmarkEnd w:id="50"/>
    <w:p/>
    <w:p>
      <w:r>
        <w:drawing>
          <wp:inline distT="0" distB="0" distL="114300" distR="114300">
            <wp:extent cx="5268595" cy="2747645"/>
            <wp:effectExtent l="0" t="0" r="8255" b="0"/>
            <wp:docPr id="16" name="图片 1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8"/>
                    <pic:cNvPicPr>
                      <a:picLocks noChangeAspect="1"/>
                    </pic:cNvPicPr>
                  </pic:nvPicPr>
                  <pic:blipFill>
                    <a:blip r:embed="rId21"/>
                    <a:stretch>
                      <a:fillRect/>
                    </a:stretch>
                  </pic:blipFill>
                  <pic:spPr>
                    <a:xfrm>
                      <a:off x="0" y="0"/>
                      <a:ext cx="5268595" cy="2747645"/>
                    </a:xfrm>
                    <a:prstGeom prst="rect">
                      <a:avLst/>
                    </a:prstGeom>
                  </pic:spPr>
                </pic:pic>
              </a:graphicData>
            </a:graphic>
          </wp:inline>
        </w:drawing>
      </w:r>
    </w:p>
    <w:p>
      <w:pPr>
        <w:pStyle w:val="2"/>
        <w:jc w:val="center"/>
      </w:pPr>
      <w:r>
        <w:t xml:space="preserve">图 </w:t>
      </w:r>
      <w:r>
        <w:fldChar w:fldCharType="begin"/>
      </w:r>
      <w:r>
        <w:instrText xml:space="preserve"> SEQ 图 \* ARABIC </w:instrText>
      </w:r>
      <w:r>
        <w:fldChar w:fldCharType="separate"/>
      </w:r>
      <w:ins w:id="538" w:author="嶒棚文" w:date="2021-06-29T14:46:34Z">
        <w:r>
          <w:rPr/>
          <w:t>9</w:t>
        </w:r>
      </w:ins>
      <w:r>
        <w:fldChar w:fldCharType="end"/>
      </w:r>
      <w:r>
        <w:rPr>
          <w:rFonts w:hint="eastAsia"/>
        </w:rPr>
        <w:t>.图中a表离散小波变换后的近似分量的特征图，维度为64×56×56；为方便对比，图b为水平、垂直、对角细节分量随机抽取的64张特征图，</w:t>
      </w:r>
      <w:commentRangeStart w:id="47"/>
      <w:r>
        <w:rPr>
          <w:rFonts w:hint="eastAsia"/>
        </w:rPr>
        <w:t>原总数为192张</w:t>
      </w:r>
      <w:commentRangeEnd w:id="47"/>
      <w:r>
        <w:rPr>
          <w:rStyle w:val="13"/>
          <w:rFonts w:asciiTheme="minorHAnsi" w:hAnsiTheme="minorHAnsi" w:eastAsiaTheme="minorEastAsia"/>
        </w:rPr>
        <w:commentReference w:id="47"/>
      </w:r>
    </w:p>
    <w:p>
      <w:bookmarkStart w:id="51" w:name="_Hlk75750300"/>
      <w:r>
        <w:rPr>
          <w:rFonts w:hint="eastAsia"/>
        </w:rPr>
        <w:t xml:space="preserve">Figure 9. </w:t>
      </w:r>
      <w:bookmarkStart w:id="52" w:name="_Hlk75796286"/>
      <w:r>
        <w:t xml:space="preserve">a. </w:t>
      </w:r>
      <w:r>
        <w:rPr>
          <w:rFonts w:hint="eastAsia"/>
        </w:rPr>
        <w:t xml:space="preserve">The feature map of approximate components after </w:t>
      </w:r>
      <w:r>
        <w:t>DWT with a</w:t>
      </w:r>
      <w:r>
        <w:rPr>
          <w:rFonts w:hint="eastAsia"/>
        </w:rPr>
        <w:t xml:space="preserve"> dimension </w:t>
      </w:r>
      <w:r>
        <w:t xml:space="preserve">of </w:t>
      </w:r>
      <w:r>
        <w:rPr>
          <w:rFonts w:hint="eastAsia"/>
        </w:rPr>
        <w:t xml:space="preserve">64×56×56； </w:t>
      </w:r>
      <w:r>
        <w:t>b.</w:t>
      </w:r>
      <w:r>
        <w:rPr>
          <w:rFonts w:hint="eastAsia"/>
        </w:rPr>
        <w:t xml:space="preserve"> feature maps </w:t>
      </w:r>
      <w:r>
        <w:t xml:space="preserve">that </w:t>
      </w:r>
      <w:r>
        <w:rPr>
          <w:rFonts w:hint="eastAsia"/>
        </w:rPr>
        <w:t>randomly selected from horizontal, vertical and diago</w:t>
      </w:r>
      <w:r>
        <w:t>nal detail components</w:t>
      </w:r>
      <w:bookmarkEnd w:id="52"/>
    </w:p>
    <w:bookmarkEnd w:id="51"/>
    <w:p/>
    <w:p>
      <w:pPr>
        <w:rPr>
          <w:del w:id="539" w:author="嶒棚文" w:date="2021-06-29T15:33:49Z"/>
          <w:rFonts w:hint="default" w:eastAsiaTheme="minorEastAsia"/>
          <w:lang w:val="en-US" w:eastAsia="zh-CN"/>
        </w:rPr>
      </w:pPr>
      <w:ins w:id="540" w:author="嶒棚文" w:date="2021-06-29T14:38:05Z">
        <w:r>
          <w:rPr>
            <w:rFonts w:hint="eastAsia"/>
            <w:lang w:val="en-US" w:eastAsia="zh-CN"/>
          </w:rPr>
          <w:t>对比</w:t>
        </w:r>
      </w:ins>
      <w:ins w:id="541" w:author="嶒棚文" w:date="2021-06-29T14:38:08Z">
        <w:r>
          <w:rPr>
            <w:rFonts w:hint="eastAsia"/>
            <w:lang w:val="en-US" w:eastAsia="zh-CN"/>
          </w:rPr>
          <w:t>图</w:t>
        </w:r>
      </w:ins>
      <w:ins w:id="542" w:author="嶒棚文" w:date="2021-06-29T14:38:10Z">
        <w:r>
          <w:rPr>
            <w:rFonts w:hint="eastAsia"/>
            <w:lang w:val="en-US" w:eastAsia="zh-CN"/>
          </w:rPr>
          <w:t>8</w:t>
        </w:r>
      </w:ins>
      <w:ins w:id="543" w:author="嶒棚文" w:date="2021-06-29T14:38:14Z">
        <w:r>
          <w:rPr>
            <w:rFonts w:hint="eastAsia"/>
            <w:lang w:val="en-US" w:eastAsia="zh-CN"/>
          </w:rPr>
          <w:t>与</w:t>
        </w:r>
      </w:ins>
      <w:ins w:id="544" w:author="嶒棚文" w:date="2021-06-29T14:38:15Z">
        <w:r>
          <w:rPr>
            <w:rFonts w:hint="eastAsia"/>
            <w:lang w:val="en-US" w:eastAsia="zh-CN"/>
          </w:rPr>
          <w:t>图</w:t>
        </w:r>
      </w:ins>
      <w:ins w:id="545" w:author="嶒棚文" w:date="2021-06-29T14:38:17Z">
        <w:r>
          <w:rPr>
            <w:rFonts w:hint="eastAsia"/>
            <w:lang w:val="en-US" w:eastAsia="zh-CN"/>
          </w:rPr>
          <w:t>9</w:t>
        </w:r>
      </w:ins>
      <w:ins w:id="546" w:author="嶒棚文" w:date="2021-06-29T14:38:18Z">
        <w:r>
          <w:rPr>
            <w:rFonts w:hint="eastAsia"/>
            <w:lang w:val="en-US" w:eastAsia="zh-CN"/>
          </w:rPr>
          <w:t>中的</w:t>
        </w:r>
      </w:ins>
      <w:ins w:id="547" w:author="嶒棚文" w:date="2021-06-29T14:38:20Z">
        <w:r>
          <w:rPr>
            <w:rFonts w:hint="eastAsia"/>
            <w:lang w:val="en-US" w:eastAsia="zh-CN"/>
          </w:rPr>
          <w:t>a</w:t>
        </w:r>
      </w:ins>
      <w:ins w:id="548" w:author="嶒棚文" w:date="2021-06-29T14:38:23Z">
        <w:r>
          <w:rPr>
            <w:rFonts w:hint="eastAsia"/>
            <w:lang w:val="en-US" w:eastAsia="zh-CN"/>
          </w:rPr>
          <w:t>部分，</w:t>
        </w:r>
      </w:ins>
      <w:ins w:id="549" w:author="嶒棚文" w:date="2021-06-29T14:38:47Z">
        <w:r>
          <w:rPr>
            <w:rFonts w:hint="eastAsia"/>
            <w:lang w:val="en-US" w:eastAsia="zh-CN"/>
          </w:rPr>
          <w:t>从</w:t>
        </w:r>
      </w:ins>
      <w:ins w:id="550" w:author="嶒棚文" w:date="2021-06-29T14:38:50Z">
        <w:r>
          <w:rPr>
            <w:rFonts w:hint="eastAsia"/>
            <w:lang w:val="en-US" w:eastAsia="zh-CN"/>
          </w:rPr>
          <w:t>特征图是</w:t>
        </w:r>
      </w:ins>
      <w:ins w:id="551" w:author="嶒棚文" w:date="2021-06-29T14:38:52Z">
        <w:r>
          <w:rPr>
            <w:rFonts w:hint="eastAsia"/>
            <w:lang w:val="en-US" w:eastAsia="zh-CN"/>
          </w:rPr>
          <w:t>上</w:t>
        </w:r>
      </w:ins>
      <w:ins w:id="552" w:author="嶒棚文" w:date="2021-06-29T14:38:25Z">
        <w:r>
          <w:rPr>
            <w:rFonts w:hint="eastAsia"/>
            <w:lang w:val="en-US" w:eastAsia="zh-CN"/>
          </w:rPr>
          <w:t>可以</w:t>
        </w:r>
      </w:ins>
      <w:ins w:id="553" w:author="嶒棚文" w:date="2021-06-29T14:38:26Z">
        <w:r>
          <w:rPr>
            <w:rFonts w:hint="eastAsia"/>
            <w:lang w:val="en-US" w:eastAsia="zh-CN"/>
          </w:rPr>
          <w:t>发现</w:t>
        </w:r>
      </w:ins>
      <w:ins w:id="554" w:author="嶒棚文" w:date="2021-06-29T14:38:29Z">
        <w:r>
          <w:rPr>
            <w:rFonts w:hint="eastAsia"/>
            <w:lang w:val="en-US" w:eastAsia="zh-CN"/>
          </w:rPr>
          <w:t>小波</w:t>
        </w:r>
      </w:ins>
      <w:ins w:id="555" w:author="嶒棚文" w:date="2021-06-29T14:38:33Z">
        <w:r>
          <w:rPr>
            <w:rFonts w:hint="eastAsia"/>
            <w:lang w:val="en-US" w:eastAsia="zh-CN"/>
          </w:rPr>
          <w:t>变换</w:t>
        </w:r>
      </w:ins>
      <w:ins w:id="556" w:author="嶒棚文" w:date="2021-06-29T14:38:34Z">
        <w:r>
          <w:rPr>
            <w:rFonts w:hint="eastAsia"/>
            <w:lang w:val="en-US" w:eastAsia="zh-CN"/>
          </w:rPr>
          <w:t>的</w:t>
        </w:r>
      </w:ins>
      <w:ins w:id="557" w:author="嶒棚文" w:date="2021-06-29T14:38:36Z">
        <w:r>
          <w:rPr>
            <w:rFonts w:hint="eastAsia"/>
            <w:lang w:val="en-US" w:eastAsia="zh-CN"/>
          </w:rPr>
          <w:t>近似分量</w:t>
        </w:r>
      </w:ins>
      <w:ins w:id="558" w:author="嶒棚文" w:date="2021-06-29T14:39:09Z">
        <w:r>
          <w:rPr>
            <w:rFonts w:hint="eastAsia"/>
            <w:lang w:val="en-US" w:eastAsia="zh-CN"/>
          </w:rPr>
          <w:t>很好的</w:t>
        </w:r>
      </w:ins>
      <w:ins w:id="559" w:author="嶒棚文" w:date="2021-06-29T14:38:42Z">
        <w:r>
          <w:rPr>
            <w:rFonts w:hint="eastAsia"/>
            <w:lang w:val="en-US" w:eastAsia="zh-CN"/>
          </w:rPr>
          <w:t>替代</w:t>
        </w:r>
      </w:ins>
      <w:ins w:id="560" w:author="嶒棚文" w:date="2021-06-29T14:39:10Z">
        <w:r>
          <w:rPr>
            <w:rFonts w:hint="eastAsia"/>
            <w:lang w:val="en-US" w:eastAsia="zh-CN"/>
          </w:rPr>
          <w:t>了</w:t>
        </w:r>
      </w:ins>
      <w:ins w:id="561" w:author="嶒棚文" w:date="2021-06-29T14:39:14Z">
        <w:r>
          <w:rPr>
            <w:rFonts w:hint="eastAsia"/>
            <w:lang w:val="en-US" w:eastAsia="zh-CN"/>
          </w:rPr>
          <w:t>池化操作</w:t>
        </w:r>
      </w:ins>
      <w:ins w:id="562" w:author="嶒棚文" w:date="2021-06-29T14:39:18Z">
        <w:r>
          <w:rPr>
            <w:rFonts w:hint="eastAsia"/>
            <w:lang w:val="en-US" w:eastAsia="zh-CN"/>
          </w:rPr>
          <w:t>，</w:t>
        </w:r>
      </w:ins>
      <w:ins w:id="563" w:author="嶒棚文" w:date="2021-06-29T14:39:20Z">
        <w:r>
          <w:rPr>
            <w:rFonts w:hint="eastAsia"/>
            <w:lang w:val="en-US" w:eastAsia="zh-CN"/>
          </w:rPr>
          <w:t>并</w:t>
        </w:r>
      </w:ins>
      <w:ins w:id="564" w:author="嶒棚文" w:date="2021-06-29T14:39:38Z">
        <w:r>
          <w:rPr>
            <w:rFonts w:hint="eastAsia"/>
            <w:lang w:val="en-US" w:eastAsia="zh-CN"/>
          </w:rPr>
          <w:t>在</w:t>
        </w:r>
      </w:ins>
      <w:ins w:id="565" w:author="嶒棚文" w:date="2021-06-29T14:39:40Z">
        <w:r>
          <w:rPr>
            <w:rFonts w:hint="eastAsia"/>
            <w:lang w:val="en-US" w:eastAsia="zh-CN"/>
          </w:rPr>
          <w:t>特征工程的</w:t>
        </w:r>
      </w:ins>
      <w:ins w:id="566" w:author="嶒棚文" w:date="2021-06-29T14:39:42Z">
        <w:r>
          <w:rPr>
            <w:rFonts w:hint="eastAsia"/>
            <w:lang w:val="en-US" w:eastAsia="zh-CN"/>
          </w:rPr>
          <w:t>维度上</w:t>
        </w:r>
      </w:ins>
      <w:ins w:id="567" w:author="嶒棚文" w:date="2021-06-29T14:39:23Z">
        <w:r>
          <w:rPr>
            <w:rFonts w:hint="eastAsia"/>
            <w:lang w:val="en-US" w:eastAsia="zh-CN"/>
          </w:rPr>
          <w:t>增加了</w:t>
        </w:r>
      </w:ins>
      <w:ins w:id="568" w:author="嶒棚文" w:date="2021-06-29T14:39:55Z">
        <w:r>
          <w:rPr>
            <w:rFonts w:hint="eastAsia"/>
            <w:lang w:val="en-US" w:eastAsia="zh-CN"/>
          </w:rPr>
          <w:t>图</w:t>
        </w:r>
      </w:ins>
      <w:ins w:id="569" w:author="嶒棚文" w:date="2021-06-29T14:39:57Z">
        <w:r>
          <w:rPr>
            <w:rFonts w:hint="eastAsia"/>
            <w:lang w:val="en-US" w:eastAsia="zh-CN"/>
          </w:rPr>
          <w:t>9</w:t>
        </w:r>
      </w:ins>
      <w:ins w:id="570" w:author="嶒棚文" w:date="2021-06-29T14:39:59Z">
        <w:r>
          <w:rPr>
            <w:rFonts w:hint="eastAsia"/>
            <w:lang w:val="en-US" w:eastAsia="zh-CN"/>
          </w:rPr>
          <w:t xml:space="preserve"> </w:t>
        </w:r>
      </w:ins>
      <w:ins w:id="571" w:author="嶒棚文" w:date="2021-06-29T14:39:26Z">
        <w:r>
          <w:rPr>
            <w:rFonts w:hint="eastAsia"/>
            <w:lang w:val="en-US" w:eastAsia="zh-CN"/>
          </w:rPr>
          <w:t>b</w:t>
        </w:r>
      </w:ins>
      <w:ins w:id="572" w:author="嶒棚文" w:date="2021-06-29T14:39:29Z">
        <w:r>
          <w:rPr>
            <w:rFonts w:hint="eastAsia"/>
            <w:lang w:val="en-US" w:eastAsia="zh-CN"/>
          </w:rPr>
          <w:t>部分的</w:t>
        </w:r>
      </w:ins>
      <w:ins w:id="573" w:author="嶒棚文" w:date="2021-06-29T14:39:49Z">
        <w:r>
          <w:rPr>
            <w:rFonts w:hint="eastAsia"/>
            <w:lang w:val="en-US" w:eastAsia="zh-CN"/>
          </w:rPr>
          <w:t>高频</w:t>
        </w:r>
      </w:ins>
      <w:ins w:id="574" w:author="嶒棚文" w:date="2021-06-29T14:39:32Z">
        <w:r>
          <w:rPr>
            <w:rFonts w:hint="eastAsia"/>
            <w:lang w:val="en-US" w:eastAsia="zh-CN"/>
          </w:rPr>
          <w:t>特征</w:t>
        </w:r>
      </w:ins>
      <w:ins w:id="575" w:author="嶒棚文" w:date="2021-06-29T15:33:13Z">
        <w:r>
          <w:rPr>
            <w:rFonts w:hint="eastAsia"/>
            <w:lang w:val="en-US" w:eastAsia="zh-CN"/>
          </w:rPr>
          <w:t>，</w:t>
        </w:r>
      </w:ins>
    </w:p>
    <w:p>
      <w:pPr>
        <w:rPr>
          <w:rFonts w:ascii="华文仿宋" w:hAnsi="华文仿宋" w:eastAsia="华文仿宋"/>
          <w:sz w:val="24"/>
        </w:rPr>
      </w:pPr>
      <w:del w:id="576" w:author="嶒棚文" w:date="2021-06-29T15:33:49Z">
        <w:bookmarkStart w:id="53" w:name="_Hlk75749626"/>
        <w:commentRangeStart w:id="48"/>
        <w:commentRangeStart w:id="49"/>
        <w:r>
          <w:rPr>
            <w:rFonts w:ascii="华文仿宋" w:hAnsi="华文仿宋" w:eastAsia="华文仿宋"/>
            <w:sz w:val="24"/>
          </w:rPr>
          <w:delText>Comparing a in Figure 8 with Figure 7 and combining with figure 9,</w:delText>
        </w:r>
        <w:commentRangeEnd w:id="48"/>
      </w:del>
      <w:del w:id="577" w:author="嶒棚文" w:date="2021-06-29T15:33:49Z">
        <w:r>
          <w:rPr>
            <w:rStyle w:val="13"/>
          </w:rPr>
          <w:commentReference w:id="48"/>
        </w:r>
      </w:del>
      <w:del w:id="578" w:author="嶒棚文" w:date="2021-06-29T15:33:49Z">
        <w:r>
          <w:rPr>
            <w:rFonts w:ascii="华文仿宋" w:hAnsi="华文仿宋" w:eastAsia="华文仿宋"/>
            <w:sz w:val="24"/>
          </w:rPr>
          <w:delText xml:space="preserve"> it can be seen that the approximate component of DWT can almost effectively replace the output of maximum pooling layer, </w:delText>
        </w:r>
      </w:del>
      <w:del w:id="579" w:author="嶒棚文" w:date="2021-06-29T15:33:49Z">
        <w:r>
          <w:rPr>
            <w:rFonts w:hint="eastAsia" w:ascii="华文仿宋" w:hAnsi="华文仿宋" w:eastAsia="华文仿宋"/>
            <w:sz w:val="24"/>
          </w:rPr>
          <w:delText>therefore</w:delText>
        </w:r>
      </w:del>
      <w:del w:id="580" w:author="嶒棚文" w:date="2021-06-29T15:33:49Z">
        <w:r>
          <w:rPr>
            <w:rFonts w:ascii="华文仿宋" w:hAnsi="华文仿宋" w:eastAsia="华文仿宋"/>
            <w:sz w:val="24"/>
          </w:rPr>
          <w:delText xml:space="preserve"> verified the effectiveness of this method.</w:delText>
        </w:r>
        <w:commentRangeEnd w:id="49"/>
      </w:del>
      <w:r>
        <w:rPr>
          <w:rStyle w:val="13"/>
        </w:rPr>
        <w:commentReference w:id="49"/>
      </w:r>
      <w:ins w:id="581" w:author="嶒棚文" w:date="2021-06-29T15:32:58Z">
        <w:r>
          <w:rPr>
            <w:rFonts w:ascii="华文仿宋" w:hAnsi="华文仿宋" w:eastAsia="华文仿宋"/>
            <w:sz w:val="24"/>
          </w:rPr>
          <w:t xml:space="preserve">It can be seen from </w:t>
        </w:r>
      </w:ins>
      <w:ins w:id="582" w:author="嶒棚文" w:date="2021-06-29T15:32:58Z">
        <w:r>
          <w:rPr>
            <w:rFonts w:hint="eastAsia" w:ascii="华文仿宋" w:hAnsi="华文仿宋" w:eastAsia="华文仿宋"/>
            <w:sz w:val="24"/>
          </w:rPr>
          <w:t>b</w:t>
        </w:r>
      </w:ins>
      <w:ins w:id="583" w:author="嶒棚文" w:date="2021-06-29T15:32:58Z">
        <w:r>
          <w:rPr>
            <w:rFonts w:ascii="华文仿宋" w:hAnsi="华文仿宋" w:eastAsia="华文仿宋"/>
            <w:sz w:val="24"/>
          </w:rPr>
          <w:t xml:space="preserve"> in Fig.</w:t>
        </w:r>
      </w:ins>
      <w:ins w:id="584" w:author="嶒棚文" w:date="2021-06-29T15:33:23Z">
        <w:r>
          <w:rPr>
            <w:rFonts w:hint="eastAsia" w:ascii="华文仿宋" w:hAnsi="华文仿宋" w:eastAsia="华文仿宋"/>
            <w:sz w:val="24"/>
            <w:lang w:val="en-US" w:eastAsia="zh-CN"/>
          </w:rPr>
          <w:t>9</w:t>
        </w:r>
      </w:ins>
      <w:ins w:id="585" w:author="嶒棚文" w:date="2021-06-29T15:32:58Z">
        <w:r>
          <w:rPr>
            <w:rFonts w:ascii="华文仿宋" w:hAnsi="华文仿宋" w:eastAsia="华文仿宋"/>
            <w:sz w:val="24"/>
          </w:rPr>
          <w:t xml:space="preserve"> that the new feature map contains dense high-frequency noise information and contour information. </w:t>
        </w:r>
      </w:ins>
    </w:p>
    <w:bookmarkEnd w:id="53"/>
    <w:p>
      <w:pPr>
        <w:rPr>
          <w:rFonts w:ascii="华文仿宋" w:hAnsi="华文仿宋" w:eastAsia="华文仿宋"/>
          <w:sz w:val="24"/>
        </w:rPr>
      </w:pPr>
    </w:p>
    <w:p>
      <w:pPr>
        <w:jc w:val="center"/>
        <w:rPr>
          <w:rFonts w:ascii="华文仿宋" w:hAnsi="华文仿宋" w:eastAsia="华文仿宋"/>
          <w:sz w:val="24"/>
        </w:rPr>
      </w:pPr>
      <w:r>
        <w:rPr>
          <w:rFonts w:hint="eastAsia" w:ascii="华文仿宋" w:hAnsi="华文仿宋" w:eastAsia="华文仿宋"/>
          <w:sz w:val="24"/>
        </w:rPr>
        <w:drawing>
          <wp:inline distT="0" distB="0" distL="114300" distR="114300">
            <wp:extent cx="4133215" cy="3100070"/>
            <wp:effectExtent l="0" t="0" r="635" b="5080"/>
            <wp:docPr id="6" name="图片 6" descr="C:\Users\Administrator\Desktop\Paper_files\Pictures\图片9.png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Paper_files\Pictures\图片9.png图片9"/>
                    <pic:cNvPicPr>
                      <a:picLocks noChangeAspect="1"/>
                    </pic:cNvPicPr>
                  </pic:nvPicPr>
                  <pic:blipFill>
                    <a:blip r:embed="rId22"/>
                    <a:srcRect/>
                    <a:stretch>
                      <a:fillRect/>
                    </a:stretch>
                  </pic:blipFill>
                  <pic:spPr>
                    <a:xfrm>
                      <a:off x="0" y="0"/>
                      <a:ext cx="4133215" cy="3100070"/>
                    </a:xfrm>
                    <a:prstGeom prst="rect">
                      <a:avLst/>
                    </a:prstGeom>
                  </pic:spPr>
                </pic:pic>
              </a:graphicData>
            </a:graphic>
          </wp:inline>
        </w:drawing>
      </w:r>
    </w:p>
    <w:p>
      <w:pPr>
        <w:pStyle w:val="2"/>
        <w:jc w:val="center"/>
        <w:rPr>
          <w:rFonts w:ascii="华文仿宋" w:hAnsi="华文仿宋" w:eastAsia="华文仿宋"/>
          <w:sz w:val="24"/>
        </w:rPr>
      </w:pPr>
      <w:commentRangeStart w:id="50"/>
      <w:r>
        <w:t xml:space="preserve">图 </w:t>
      </w:r>
      <w:r>
        <w:fldChar w:fldCharType="begin"/>
      </w:r>
      <w:r>
        <w:instrText xml:space="preserve"> SEQ 图 \* ARABIC </w:instrText>
      </w:r>
      <w:r>
        <w:fldChar w:fldCharType="separate"/>
      </w:r>
      <w:ins w:id="586" w:author="嶒棚文" w:date="2021-06-29T14:46:34Z">
        <w:r>
          <w:rPr/>
          <w:t>10</w:t>
        </w:r>
      </w:ins>
      <w:del w:id="587" w:author="嶒棚文" w:date="2021-06-29T14:46:34Z">
        <w:r>
          <w:rPr/>
          <w:delText>10</w:delText>
        </w:r>
      </w:del>
      <w:r>
        <w:fldChar w:fldCharType="end"/>
      </w:r>
      <w:commentRangeEnd w:id="50"/>
      <w:r>
        <w:rPr>
          <w:rStyle w:val="13"/>
          <w:rFonts w:asciiTheme="minorHAnsi" w:hAnsiTheme="minorHAnsi" w:eastAsiaTheme="minorEastAsia"/>
        </w:rPr>
        <w:commentReference w:id="50"/>
      </w:r>
    </w:p>
    <w:p>
      <w:pPr>
        <w:rPr>
          <w:ins w:id="588" w:author="嶒棚文" w:date="2021-06-29T15:28:45Z"/>
          <w:rFonts w:hint="default" w:ascii="华文仿宋" w:hAnsi="华文仿宋" w:eastAsia="华文仿宋"/>
          <w:sz w:val="24"/>
          <w:lang w:val="en-US"/>
        </w:rPr>
      </w:pPr>
      <w:ins w:id="589" w:author="嶒棚文" w:date="2021-06-29T15:34:05Z">
        <w:bookmarkStart w:id="54" w:name="_Hlk75749638"/>
        <w:r>
          <w:rPr>
            <w:rFonts w:hint="eastAsia" w:ascii="华文仿宋" w:hAnsi="华文仿宋" w:eastAsia="华文仿宋"/>
            <w:sz w:val="24"/>
            <w:lang w:val="en-US" w:eastAsia="zh-CN"/>
          </w:rPr>
          <w:t>另外</w:t>
        </w:r>
      </w:ins>
      <w:ins w:id="590" w:author="嶒棚文" w:date="2021-06-29T15:34:06Z">
        <w:r>
          <w:rPr>
            <w:rFonts w:hint="eastAsia" w:ascii="华文仿宋" w:hAnsi="华文仿宋" w:eastAsia="华文仿宋"/>
            <w:sz w:val="24"/>
            <w:lang w:val="en-US" w:eastAsia="zh-CN"/>
          </w:rPr>
          <w:t>，</w:t>
        </w:r>
      </w:ins>
      <w:ins w:id="591" w:author="嶒棚文" w:date="2021-06-29T15:28:48Z">
        <w:r>
          <w:rPr>
            <w:rFonts w:hint="eastAsia" w:ascii="华文仿宋" w:hAnsi="华文仿宋" w:eastAsia="华文仿宋"/>
            <w:sz w:val="24"/>
            <w:lang w:val="en-US" w:eastAsia="zh-CN"/>
          </w:rPr>
          <w:t>我</w:t>
        </w:r>
      </w:ins>
      <w:ins w:id="592" w:author="嶒棚文" w:date="2021-06-29T15:28:50Z">
        <w:r>
          <w:rPr>
            <w:rFonts w:hint="eastAsia" w:ascii="华文仿宋" w:hAnsi="华文仿宋" w:eastAsia="华文仿宋"/>
            <w:sz w:val="24"/>
            <w:lang w:val="en-US" w:eastAsia="zh-CN"/>
          </w:rPr>
          <w:t>们</w:t>
        </w:r>
      </w:ins>
      <w:ins w:id="593" w:author="嶒棚文" w:date="2021-06-29T15:28:52Z">
        <w:r>
          <w:rPr>
            <w:rFonts w:hint="eastAsia" w:ascii="华文仿宋" w:hAnsi="华文仿宋" w:eastAsia="华文仿宋"/>
            <w:sz w:val="24"/>
            <w:lang w:val="en-US" w:eastAsia="zh-CN"/>
          </w:rPr>
          <w:t>尝试了</w:t>
        </w:r>
      </w:ins>
      <w:ins w:id="594" w:author="嶒棚文" w:date="2021-06-29T15:28:53Z">
        <w:r>
          <w:rPr>
            <w:rFonts w:hint="eastAsia" w:ascii="华文仿宋" w:hAnsi="华文仿宋" w:eastAsia="华文仿宋"/>
            <w:sz w:val="24"/>
            <w:lang w:val="en-US" w:eastAsia="zh-CN"/>
          </w:rPr>
          <w:t>在</w:t>
        </w:r>
      </w:ins>
      <w:ins w:id="595" w:author="嶒棚文" w:date="2021-06-29T15:29:00Z">
        <w:r>
          <w:rPr>
            <w:rFonts w:hint="eastAsia" w:ascii="华文仿宋" w:hAnsi="华文仿宋" w:eastAsia="华文仿宋"/>
            <w:sz w:val="24"/>
            <w:lang w:val="en-US" w:eastAsia="zh-CN"/>
          </w:rPr>
          <w:t>一些</w:t>
        </w:r>
      </w:ins>
      <w:ins w:id="596" w:author="嶒棚文" w:date="2021-06-29T15:29:05Z">
        <w:r>
          <w:rPr>
            <w:rFonts w:hint="eastAsia" w:ascii="华文仿宋" w:hAnsi="华文仿宋" w:eastAsia="华文仿宋"/>
            <w:sz w:val="24"/>
            <w:lang w:val="en-US" w:eastAsia="zh-CN"/>
          </w:rPr>
          <w:t>经典</w:t>
        </w:r>
      </w:ins>
      <w:ins w:id="597" w:author="嶒棚文" w:date="2021-06-29T15:29:07Z">
        <w:r>
          <w:rPr>
            <w:rFonts w:hint="eastAsia" w:ascii="华文仿宋" w:hAnsi="华文仿宋" w:eastAsia="华文仿宋"/>
            <w:sz w:val="24"/>
            <w:lang w:val="en-US" w:eastAsia="zh-CN"/>
          </w:rPr>
          <w:t>模型上</w:t>
        </w:r>
      </w:ins>
      <w:ins w:id="598" w:author="嶒棚文" w:date="2021-06-29T15:30:21Z">
        <w:r>
          <w:rPr>
            <w:rFonts w:hint="eastAsia" w:ascii="华文仿宋" w:hAnsi="华文仿宋" w:eastAsia="华文仿宋"/>
            <w:sz w:val="24"/>
            <w:lang w:val="en-US" w:eastAsia="zh-CN"/>
          </w:rPr>
          <w:t>使用</w:t>
        </w:r>
      </w:ins>
      <w:ins w:id="599" w:author="嶒棚文" w:date="2021-06-29T15:30:22Z">
        <w:r>
          <w:rPr>
            <w:rFonts w:hint="eastAsia" w:ascii="华文仿宋" w:hAnsi="华文仿宋" w:eastAsia="华文仿宋"/>
            <w:sz w:val="24"/>
            <w:lang w:val="en-US" w:eastAsia="zh-CN"/>
          </w:rPr>
          <w:t>我</w:t>
        </w:r>
      </w:ins>
      <w:ins w:id="600" w:author="嶒棚文" w:date="2021-06-29T15:30:23Z">
        <w:r>
          <w:rPr>
            <w:rFonts w:hint="eastAsia" w:ascii="华文仿宋" w:hAnsi="华文仿宋" w:eastAsia="华文仿宋"/>
            <w:sz w:val="24"/>
            <w:lang w:val="en-US" w:eastAsia="zh-CN"/>
          </w:rPr>
          <w:t>们的</w:t>
        </w:r>
      </w:ins>
      <w:ins w:id="601" w:author="嶒棚文" w:date="2021-06-29T15:30:27Z">
        <w:r>
          <w:rPr>
            <w:rFonts w:hint="eastAsia" w:ascii="华文仿宋" w:hAnsi="华文仿宋" w:eastAsia="华文仿宋"/>
            <w:sz w:val="24"/>
            <w:lang w:val="en-US" w:eastAsia="zh-CN"/>
          </w:rPr>
          <w:t>方法</w:t>
        </w:r>
      </w:ins>
      <w:ins w:id="602" w:author="嶒棚文" w:date="2021-06-29T15:30:28Z">
        <w:r>
          <w:rPr>
            <w:rFonts w:hint="eastAsia" w:ascii="华文仿宋" w:hAnsi="华文仿宋" w:eastAsia="华文仿宋"/>
            <w:sz w:val="24"/>
            <w:lang w:val="en-US" w:eastAsia="zh-CN"/>
          </w:rPr>
          <w:t>替换</w:t>
        </w:r>
      </w:ins>
      <w:ins w:id="603" w:author="嶒棚文" w:date="2021-06-29T15:30:30Z">
        <w:r>
          <w:rPr>
            <w:rFonts w:hint="eastAsia" w:ascii="华文仿宋" w:hAnsi="华文仿宋" w:eastAsia="华文仿宋"/>
            <w:sz w:val="24"/>
            <w:lang w:val="en-US" w:eastAsia="zh-CN"/>
          </w:rPr>
          <w:t>池化层</w:t>
        </w:r>
      </w:ins>
      <w:ins w:id="604" w:author="嶒棚文" w:date="2021-06-29T15:29:57Z">
        <w:r>
          <w:rPr>
            <w:rFonts w:hint="eastAsia" w:ascii="华文仿宋" w:hAnsi="华文仿宋" w:eastAsia="华文仿宋"/>
            <w:sz w:val="24"/>
            <w:lang w:val="en-US" w:eastAsia="zh-CN"/>
          </w:rPr>
          <w:t>并增加</w:t>
        </w:r>
      </w:ins>
      <w:ins w:id="605" w:author="嶒棚文" w:date="2021-06-29T15:30:10Z">
        <w:r>
          <w:rPr>
            <w:rFonts w:hint="eastAsia" w:ascii="华文仿宋" w:hAnsi="华文仿宋" w:eastAsia="华文仿宋"/>
            <w:sz w:val="24"/>
            <w:lang w:val="en-US" w:eastAsia="zh-CN"/>
          </w:rPr>
          <w:t>高频分量</w:t>
        </w:r>
      </w:ins>
      <w:ins w:id="606" w:author="嶒棚文" w:date="2021-06-29T15:30:34Z">
        <w:r>
          <w:rPr>
            <w:rFonts w:hint="eastAsia" w:ascii="华文仿宋" w:hAnsi="华文仿宋" w:eastAsia="华文仿宋"/>
            <w:sz w:val="24"/>
            <w:lang w:val="en-US" w:eastAsia="zh-CN"/>
          </w:rPr>
          <w:t>的</w:t>
        </w:r>
      </w:ins>
      <w:ins w:id="607" w:author="嶒棚文" w:date="2021-06-29T15:30:35Z">
        <w:r>
          <w:rPr>
            <w:rFonts w:hint="eastAsia" w:ascii="华文仿宋" w:hAnsi="华文仿宋" w:eastAsia="华文仿宋"/>
            <w:sz w:val="24"/>
            <w:lang w:val="en-US" w:eastAsia="zh-CN"/>
          </w:rPr>
          <w:t>特征</w:t>
        </w:r>
      </w:ins>
      <w:ins w:id="608" w:author="嶒棚文" w:date="2021-06-29T15:29:11Z">
        <w:r>
          <w:rPr>
            <w:rFonts w:hint="eastAsia" w:ascii="华文仿宋" w:hAnsi="华文仿宋" w:eastAsia="华文仿宋"/>
            <w:sz w:val="24"/>
            <w:lang w:val="en-US" w:eastAsia="zh-CN"/>
          </w:rPr>
          <w:t>，</w:t>
        </w:r>
      </w:ins>
      <w:ins w:id="609" w:author="嶒棚文" w:date="2021-06-29T15:30:39Z">
        <w:r>
          <w:rPr>
            <w:rFonts w:hint="eastAsia" w:ascii="华文仿宋" w:hAnsi="华文仿宋" w:eastAsia="华文仿宋"/>
            <w:sz w:val="24"/>
            <w:lang w:val="en-US" w:eastAsia="zh-CN"/>
          </w:rPr>
          <w:t>值得注意的是</w:t>
        </w:r>
      </w:ins>
      <w:ins w:id="610" w:author="嶒棚文" w:date="2021-06-29T15:29:12Z">
        <w:r>
          <w:rPr>
            <w:rFonts w:hint="eastAsia" w:ascii="华文仿宋" w:hAnsi="华文仿宋" w:eastAsia="华文仿宋"/>
            <w:sz w:val="24"/>
            <w:lang w:val="en-US" w:eastAsia="zh-CN"/>
          </w:rPr>
          <w:t>这里</w:t>
        </w:r>
      </w:ins>
      <w:ins w:id="611" w:author="嶒棚文" w:date="2021-06-29T15:29:13Z">
        <w:r>
          <w:rPr>
            <w:rFonts w:hint="eastAsia" w:ascii="华文仿宋" w:hAnsi="华文仿宋" w:eastAsia="华文仿宋"/>
            <w:sz w:val="24"/>
            <w:lang w:val="en-US" w:eastAsia="zh-CN"/>
          </w:rPr>
          <w:t>没有</w:t>
        </w:r>
      </w:ins>
      <w:ins w:id="612" w:author="嶒棚文" w:date="2021-06-29T15:29:17Z">
        <w:r>
          <w:rPr>
            <w:rFonts w:hint="eastAsia" w:ascii="华文仿宋" w:hAnsi="华文仿宋" w:eastAsia="华文仿宋"/>
            <w:sz w:val="24"/>
            <w:lang w:val="en-US" w:eastAsia="zh-CN"/>
          </w:rPr>
          <w:t>实验V</w:t>
        </w:r>
      </w:ins>
      <w:ins w:id="613" w:author="嶒棚文" w:date="2021-06-29T15:29:18Z">
        <w:r>
          <w:rPr>
            <w:rFonts w:hint="eastAsia" w:ascii="华文仿宋" w:hAnsi="华文仿宋" w:eastAsia="华文仿宋"/>
            <w:sz w:val="24"/>
            <w:lang w:val="en-US" w:eastAsia="zh-CN"/>
          </w:rPr>
          <w:t>GG</w:t>
        </w:r>
      </w:ins>
      <w:ins w:id="614" w:author="嶒棚文" w:date="2021-06-29T15:29:20Z">
        <w:r>
          <w:rPr>
            <w:rFonts w:hint="eastAsia" w:ascii="华文仿宋" w:hAnsi="华文仿宋" w:eastAsia="华文仿宋"/>
            <w:sz w:val="24"/>
            <w:lang w:val="en-US" w:eastAsia="zh-CN"/>
          </w:rPr>
          <w:t>网络</w:t>
        </w:r>
      </w:ins>
      <w:ins w:id="615" w:author="嶒棚文" w:date="2021-06-29T15:30:44Z">
        <w:r>
          <w:rPr>
            <w:rFonts w:hint="eastAsia" w:ascii="华文仿宋" w:hAnsi="华文仿宋" w:eastAsia="华文仿宋"/>
            <w:sz w:val="24"/>
            <w:lang w:val="en-US" w:eastAsia="zh-CN"/>
          </w:rPr>
          <w:t>，</w:t>
        </w:r>
      </w:ins>
      <w:ins w:id="616" w:author="嶒棚文" w:date="2021-06-29T15:29:24Z">
        <w:r>
          <w:rPr>
            <w:rFonts w:hint="eastAsia" w:ascii="华文仿宋" w:hAnsi="华文仿宋" w:eastAsia="华文仿宋"/>
            <w:sz w:val="24"/>
            <w:lang w:val="en-US" w:eastAsia="zh-CN"/>
          </w:rPr>
          <w:t>是因为</w:t>
        </w:r>
      </w:ins>
      <w:ins w:id="617" w:author="嶒棚文" w:date="2021-06-29T15:29:27Z">
        <w:r>
          <w:rPr>
            <w:rFonts w:hint="eastAsia" w:ascii="华文仿宋" w:hAnsi="华文仿宋" w:eastAsia="华文仿宋"/>
            <w:sz w:val="24"/>
            <w:lang w:val="en-US" w:eastAsia="zh-CN"/>
          </w:rPr>
          <w:t>VG</w:t>
        </w:r>
      </w:ins>
      <w:ins w:id="618" w:author="嶒棚文" w:date="2021-06-29T15:29:28Z">
        <w:r>
          <w:rPr>
            <w:rFonts w:hint="eastAsia" w:ascii="华文仿宋" w:hAnsi="华文仿宋" w:eastAsia="华文仿宋"/>
            <w:sz w:val="24"/>
            <w:lang w:val="en-US" w:eastAsia="zh-CN"/>
          </w:rPr>
          <w:t>G</w:t>
        </w:r>
      </w:ins>
      <w:ins w:id="619" w:author="嶒棚文" w:date="2021-06-29T15:29:30Z">
        <w:r>
          <w:rPr>
            <w:rFonts w:hint="eastAsia" w:ascii="华文仿宋" w:hAnsi="华文仿宋" w:eastAsia="华文仿宋"/>
            <w:sz w:val="24"/>
            <w:lang w:val="en-US" w:eastAsia="zh-CN"/>
          </w:rPr>
          <w:t>网络的</w:t>
        </w:r>
      </w:ins>
      <w:ins w:id="620" w:author="嶒棚文" w:date="2021-06-29T15:29:33Z">
        <w:r>
          <w:rPr>
            <w:rFonts w:hint="eastAsia" w:ascii="华文仿宋" w:hAnsi="华文仿宋" w:eastAsia="华文仿宋"/>
            <w:sz w:val="24"/>
            <w:lang w:val="en-US" w:eastAsia="zh-CN"/>
          </w:rPr>
          <w:t>池化层</w:t>
        </w:r>
      </w:ins>
      <w:ins w:id="621" w:author="嶒棚文" w:date="2021-06-29T15:29:35Z">
        <w:r>
          <w:rPr>
            <w:rFonts w:hint="eastAsia" w:ascii="华文仿宋" w:hAnsi="华文仿宋" w:eastAsia="华文仿宋"/>
            <w:sz w:val="24"/>
            <w:lang w:val="en-US" w:eastAsia="zh-CN"/>
          </w:rPr>
          <w:t>数</w:t>
        </w:r>
      </w:ins>
      <w:ins w:id="622" w:author="嶒棚文" w:date="2021-06-29T15:29:38Z">
        <w:r>
          <w:rPr>
            <w:rFonts w:hint="eastAsia" w:ascii="华文仿宋" w:hAnsi="华文仿宋" w:eastAsia="华文仿宋"/>
            <w:sz w:val="24"/>
            <w:lang w:val="en-US" w:eastAsia="zh-CN"/>
          </w:rPr>
          <w:t>过多</w:t>
        </w:r>
      </w:ins>
      <w:ins w:id="623" w:author="嶒棚文" w:date="2021-06-29T15:30:47Z">
        <w:r>
          <w:rPr>
            <w:rFonts w:hint="eastAsia" w:ascii="华文仿宋" w:hAnsi="华文仿宋" w:eastAsia="华文仿宋"/>
            <w:sz w:val="24"/>
            <w:lang w:val="en-US" w:eastAsia="zh-CN"/>
          </w:rPr>
          <w:t>会</w:t>
        </w:r>
      </w:ins>
      <w:ins w:id="624" w:author="嶒棚文" w:date="2021-06-29T15:30:49Z">
        <w:r>
          <w:rPr>
            <w:rFonts w:hint="eastAsia" w:ascii="华文仿宋" w:hAnsi="华文仿宋" w:eastAsia="华文仿宋"/>
            <w:sz w:val="24"/>
            <w:lang w:val="en-US" w:eastAsia="zh-CN"/>
          </w:rPr>
          <w:t>极大</w:t>
        </w:r>
      </w:ins>
      <w:ins w:id="625" w:author="嶒棚文" w:date="2021-06-29T15:30:51Z">
        <w:r>
          <w:rPr>
            <w:rFonts w:hint="eastAsia" w:ascii="华文仿宋" w:hAnsi="华文仿宋" w:eastAsia="华文仿宋"/>
            <w:sz w:val="24"/>
            <w:lang w:val="en-US" w:eastAsia="zh-CN"/>
          </w:rPr>
          <w:t>地</w:t>
        </w:r>
      </w:ins>
      <w:ins w:id="626" w:author="嶒棚文" w:date="2021-06-29T15:30:52Z">
        <w:r>
          <w:rPr>
            <w:rFonts w:hint="eastAsia" w:ascii="华文仿宋" w:hAnsi="华文仿宋" w:eastAsia="华文仿宋"/>
            <w:sz w:val="24"/>
            <w:lang w:val="en-US" w:eastAsia="zh-CN"/>
          </w:rPr>
          <w:t>增加</w:t>
        </w:r>
      </w:ins>
      <w:ins w:id="627" w:author="嶒棚文" w:date="2021-06-29T15:30:55Z">
        <w:r>
          <w:rPr>
            <w:rFonts w:hint="eastAsia" w:ascii="华文仿宋" w:hAnsi="华文仿宋" w:eastAsia="华文仿宋"/>
            <w:sz w:val="24"/>
            <w:lang w:val="en-US" w:eastAsia="zh-CN"/>
          </w:rPr>
          <w:t>网络</w:t>
        </w:r>
      </w:ins>
      <w:ins w:id="628" w:author="嶒棚文" w:date="2021-06-29T15:30:56Z">
        <w:r>
          <w:rPr>
            <w:rFonts w:hint="eastAsia" w:ascii="华文仿宋" w:hAnsi="华文仿宋" w:eastAsia="华文仿宋"/>
            <w:sz w:val="24"/>
            <w:lang w:val="en-US" w:eastAsia="zh-CN"/>
          </w:rPr>
          <w:t>复杂度</w:t>
        </w:r>
      </w:ins>
      <w:ins w:id="629" w:author="嶒棚文" w:date="2021-06-29T15:31:28Z">
        <w:r>
          <w:rPr>
            <w:rFonts w:hint="eastAsia" w:ascii="华文仿宋" w:hAnsi="华文仿宋" w:eastAsia="华文仿宋"/>
            <w:sz w:val="24"/>
            <w:lang w:val="en-US" w:eastAsia="zh-CN"/>
          </w:rPr>
          <w:t>，</w:t>
        </w:r>
      </w:ins>
      <w:ins w:id="630" w:author="嶒棚文" w:date="2021-06-29T15:31:30Z">
        <w:r>
          <w:rPr>
            <w:rFonts w:hint="eastAsia" w:ascii="华文仿宋" w:hAnsi="华文仿宋" w:eastAsia="华文仿宋"/>
            <w:sz w:val="24"/>
            <w:lang w:val="en-US" w:eastAsia="zh-CN"/>
          </w:rPr>
          <w:t>因此</w:t>
        </w:r>
      </w:ins>
      <w:ins w:id="631" w:author="嶒棚文" w:date="2021-06-29T15:31:03Z">
        <w:r>
          <w:rPr>
            <w:rFonts w:hint="eastAsia" w:ascii="华文仿宋" w:hAnsi="华文仿宋" w:eastAsia="华文仿宋"/>
            <w:sz w:val="24"/>
            <w:lang w:val="en-US" w:eastAsia="zh-CN"/>
          </w:rPr>
          <w:t>我</w:t>
        </w:r>
      </w:ins>
      <w:ins w:id="632" w:author="嶒棚文" w:date="2021-06-29T15:31:04Z">
        <w:r>
          <w:rPr>
            <w:rFonts w:hint="eastAsia" w:ascii="华文仿宋" w:hAnsi="华文仿宋" w:eastAsia="华文仿宋"/>
            <w:sz w:val="24"/>
            <w:lang w:val="en-US" w:eastAsia="zh-CN"/>
          </w:rPr>
          <w:t>们</w:t>
        </w:r>
      </w:ins>
      <w:ins w:id="633" w:author="嶒棚文" w:date="2021-06-29T15:31:06Z">
        <w:r>
          <w:rPr>
            <w:rFonts w:hint="eastAsia" w:ascii="华文仿宋" w:hAnsi="华文仿宋" w:eastAsia="华文仿宋"/>
            <w:sz w:val="24"/>
            <w:lang w:val="en-US" w:eastAsia="zh-CN"/>
          </w:rPr>
          <w:t>只挑选</w:t>
        </w:r>
      </w:ins>
      <w:ins w:id="634" w:author="嶒棚文" w:date="2021-06-29T15:31:35Z">
        <w:r>
          <w:rPr>
            <w:rFonts w:hint="eastAsia" w:ascii="华文仿宋" w:hAnsi="华文仿宋" w:eastAsia="华文仿宋"/>
            <w:sz w:val="24"/>
            <w:lang w:val="en-US" w:eastAsia="zh-CN"/>
          </w:rPr>
          <w:t>并</w:t>
        </w:r>
      </w:ins>
      <w:ins w:id="635" w:author="嶒棚文" w:date="2021-06-29T15:31:36Z">
        <w:r>
          <w:rPr>
            <w:rFonts w:hint="eastAsia" w:ascii="华文仿宋" w:hAnsi="华文仿宋" w:eastAsia="华文仿宋"/>
            <w:sz w:val="24"/>
            <w:lang w:val="en-US" w:eastAsia="zh-CN"/>
          </w:rPr>
          <w:t>实验</w:t>
        </w:r>
      </w:ins>
      <w:ins w:id="636" w:author="嶒棚文" w:date="2021-06-29T15:31:06Z">
        <w:r>
          <w:rPr>
            <w:rFonts w:hint="eastAsia" w:ascii="华文仿宋" w:hAnsi="华文仿宋" w:eastAsia="华文仿宋"/>
            <w:sz w:val="24"/>
            <w:lang w:val="en-US" w:eastAsia="zh-CN"/>
          </w:rPr>
          <w:t>了</w:t>
        </w:r>
      </w:ins>
      <w:ins w:id="637" w:author="嶒棚文" w:date="2021-06-29T15:31:09Z">
        <w:r>
          <w:rPr>
            <w:rFonts w:hint="eastAsia" w:ascii="华文仿宋" w:hAnsi="华文仿宋" w:eastAsia="华文仿宋"/>
            <w:sz w:val="24"/>
            <w:lang w:val="en-US" w:eastAsia="zh-CN"/>
          </w:rPr>
          <w:t>池化</w:t>
        </w:r>
      </w:ins>
      <w:ins w:id="638" w:author="嶒棚文" w:date="2021-06-29T15:31:10Z">
        <w:r>
          <w:rPr>
            <w:rFonts w:hint="eastAsia" w:ascii="华文仿宋" w:hAnsi="华文仿宋" w:eastAsia="华文仿宋"/>
            <w:sz w:val="24"/>
            <w:lang w:val="en-US" w:eastAsia="zh-CN"/>
          </w:rPr>
          <w:t>层数</w:t>
        </w:r>
      </w:ins>
      <w:ins w:id="639" w:author="嶒棚文" w:date="2021-06-29T15:31:46Z">
        <w:r>
          <w:rPr>
            <w:rFonts w:hint="eastAsia" w:ascii="华文仿宋" w:hAnsi="华文仿宋" w:eastAsia="华文仿宋"/>
            <w:sz w:val="24"/>
            <w:lang w:val="en-US" w:eastAsia="zh-CN"/>
          </w:rPr>
          <w:t>极</w:t>
        </w:r>
      </w:ins>
      <w:ins w:id="640" w:author="嶒棚文" w:date="2021-06-29T15:31:13Z">
        <w:r>
          <w:rPr>
            <w:rFonts w:hint="eastAsia" w:ascii="华文仿宋" w:hAnsi="华文仿宋" w:eastAsia="华文仿宋"/>
            <w:sz w:val="24"/>
            <w:lang w:val="en-US" w:eastAsia="zh-CN"/>
          </w:rPr>
          <w:t>少</w:t>
        </w:r>
      </w:ins>
      <w:ins w:id="641" w:author="嶒棚文" w:date="2021-06-29T15:31:14Z">
        <w:r>
          <w:rPr>
            <w:rFonts w:hint="eastAsia" w:ascii="华文仿宋" w:hAnsi="华文仿宋" w:eastAsia="华文仿宋"/>
            <w:sz w:val="24"/>
            <w:lang w:val="en-US" w:eastAsia="zh-CN"/>
          </w:rPr>
          <w:t>且</w:t>
        </w:r>
      </w:ins>
      <w:ins w:id="642" w:author="嶒棚文" w:date="2021-06-29T15:31:16Z">
        <w:r>
          <w:rPr>
            <w:rFonts w:hint="eastAsia" w:ascii="华文仿宋" w:hAnsi="华文仿宋" w:eastAsia="华文仿宋"/>
            <w:sz w:val="24"/>
            <w:lang w:val="en-US" w:eastAsia="zh-CN"/>
          </w:rPr>
          <w:t>位置</w:t>
        </w:r>
      </w:ins>
      <w:ins w:id="643" w:author="嶒棚文" w:date="2021-06-29T15:31:17Z">
        <w:r>
          <w:rPr>
            <w:rFonts w:hint="eastAsia" w:ascii="华文仿宋" w:hAnsi="华文仿宋" w:eastAsia="华文仿宋"/>
            <w:sz w:val="24"/>
            <w:lang w:val="en-US" w:eastAsia="zh-CN"/>
          </w:rPr>
          <w:t>关键</w:t>
        </w:r>
      </w:ins>
      <w:ins w:id="644" w:author="嶒棚文" w:date="2021-06-29T15:31:19Z">
        <w:r>
          <w:rPr>
            <w:rFonts w:hint="eastAsia" w:ascii="华文仿宋" w:hAnsi="华文仿宋" w:eastAsia="华文仿宋"/>
            <w:sz w:val="24"/>
            <w:lang w:val="en-US" w:eastAsia="zh-CN"/>
          </w:rPr>
          <w:t>的</w:t>
        </w:r>
      </w:ins>
      <w:ins w:id="645" w:author="嶒棚文" w:date="2021-06-29T15:31:20Z">
        <w:r>
          <w:rPr>
            <w:rFonts w:hint="eastAsia" w:ascii="华文仿宋" w:hAnsi="华文仿宋" w:eastAsia="华文仿宋"/>
            <w:sz w:val="24"/>
            <w:lang w:val="en-US" w:eastAsia="zh-CN"/>
          </w:rPr>
          <w:t>几个</w:t>
        </w:r>
      </w:ins>
      <w:ins w:id="646" w:author="嶒棚文" w:date="2021-06-29T15:31:25Z">
        <w:r>
          <w:rPr>
            <w:rFonts w:hint="eastAsia" w:ascii="华文仿宋" w:hAnsi="华文仿宋" w:eastAsia="华文仿宋"/>
            <w:sz w:val="24"/>
            <w:lang w:val="en-US" w:eastAsia="zh-CN"/>
          </w:rPr>
          <w:t>经典模型</w:t>
        </w:r>
      </w:ins>
      <w:ins w:id="647" w:author="嶒棚文" w:date="2021-06-29T15:32:01Z">
        <w:r>
          <w:rPr>
            <w:rFonts w:hint="eastAsia" w:ascii="华文仿宋" w:hAnsi="华文仿宋" w:eastAsia="华文仿宋"/>
            <w:sz w:val="24"/>
            <w:lang w:val="en-US" w:eastAsia="zh-CN"/>
          </w:rPr>
          <w:t>，</w:t>
        </w:r>
      </w:ins>
      <w:ins w:id="648" w:author="嶒棚文" w:date="2021-06-29T15:42:48Z">
        <w:r>
          <w:rPr>
            <w:rFonts w:hint="eastAsia" w:ascii="华文仿宋" w:hAnsi="华文仿宋" w:eastAsia="华文仿宋"/>
            <w:sz w:val="24"/>
            <w:lang w:val="en-US" w:eastAsia="zh-CN"/>
          </w:rPr>
          <w:t>收集</w:t>
        </w:r>
      </w:ins>
      <w:ins w:id="649" w:author="嶒棚文" w:date="2021-06-29T15:42:51Z">
        <w:r>
          <w:rPr>
            <w:rFonts w:hint="eastAsia" w:ascii="华文仿宋" w:hAnsi="华文仿宋" w:eastAsia="华文仿宋"/>
            <w:sz w:val="24"/>
            <w:lang w:val="en-US" w:eastAsia="zh-CN"/>
          </w:rPr>
          <w:t>训练过程</w:t>
        </w:r>
      </w:ins>
      <w:ins w:id="650" w:author="嶒棚文" w:date="2021-06-29T15:43:11Z">
        <w:r>
          <w:rPr>
            <w:rFonts w:hint="eastAsia" w:ascii="华文仿宋" w:hAnsi="华文仿宋" w:eastAsia="华文仿宋"/>
            <w:sz w:val="24"/>
            <w:lang w:val="en-US" w:eastAsia="zh-CN"/>
          </w:rPr>
          <w:t>的</w:t>
        </w:r>
      </w:ins>
      <w:ins w:id="651" w:author="嶒棚文" w:date="2021-06-29T15:43:13Z">
        <w:r>
          <w:rPr>
            <w:rFonts w:hint="eastAsia" w:ascii="华文仿宋" w:hAnsi="华文仿宋" w:eastAsia="华文仿宋"/>
            <w:sz w:val="24"/>
            <w:lang w:val="en-US" w:eastAsia="zh-CN"/>
          </w:rPr>
          <w:t>acc</w:t>
        </w:r>
      </w:ins>
      <w:ins w:id="652" w:author="嶒棚文" w:date="2021-06-29T15:43:16Z">
        <w:r>
          <w:rPr>
            <w:rFonts w:hint="eastAsia" w:ascii="华文仿宋" w:hAnsi="华文仿宋" w:eastAsia="华文仿宋"/>
            <w:sz w:val="24"/>
            <w:lang w:val="en-US" w:eastAsia="zh-CN"/>
          </w:rPr>
          <w:t>变化</w:t>
        </w:r>
      </w:ins>
      <w:ins w:id="653" w:author="嶒棚文" w:date="2021-06-29T15:42:52Z">
        <w:r>
          <w:rPr>
            <w:rFonts w:hint="eastAsia" w:ascii="华文仿宋" w:hAnsi="华文仿宋" w:eastAsia="华文仿宋"/>
            <w:sz w:val="24"/>
            <w:lang w:val="en-US" w:eastAsia="zh-CN"/>
          </w:rPr>
          <w:t>结果</w:t>
        </w:r>
      </w:ins>
      <w:ins w:id="654" w:author="嶒棚文" w:date="2021-06-29T15:42:53Z">
        <w:r>
          <w:rPr>
            <w:rFonts w:hint="eastAsia" w:ascii="华文仿宋" w:hAnsi="华文仿宋" w:eastAsia="华文仿宋"/>
            <w:sz w:val="24"/>
            <w:lang w:val="en-US" w:eastAsia="zh-CN"/>
          </w:rPr>
          <w:t>并</w:t>
        </w:r>
      </w:ins>
      <w:ins w:id="655" w:author="嶒棚文" w:date="2021-06-29T15:42:39Z">
        <w:r>
          <w:rPr>
            <w:rFonts w:hint="eastAsia" w:ascii="华文仿宋" w:hAnsi="华文仿宋" w:eastAsia="华文仿宋"/>
            <w:sz w:val="24"/>
            <w:lang w:val="en-US" w:eastAsia="zh-CN"/>
          </w:rPr>
          <w:t>平滑</w:t>
        </w:r>
      </w:ins>
      <w:ins w:id="656" w:author="嶒棚文" w:date="2021-06-29T15:42:59Z">
        <w:r>
          <w:rPr>
            <w:rFonts w:hint="eastAsia" w:ascii="华文仿宋" w:hAnsi="华文仿宋" w:eastAsia="华文仿宋"/>
            <w:sz w:val="24"/>
            <w:lang w:val="en-US" w:eastAsia="zh-CN"/>
          </w:rPr>
          <w:t>所有</w:t>
        </w:r>
      </w:ins>
      <w:ins w:id="657" w:author="嶒棚文" w:date="2021-06-29T15:43:01Z">
        <w:r>
          <w:rPr>
            <w:rFonts w:hint="eastAsia" w:ascii="华文仿宋" w:hAnsi="华文仿宋" w:eastAsia="华文仿宋"/>
            <w:sz w:val="24"/>
            <w:lang w:val="en-US" w:eastAsia="zh-CN"/>
          </w:rPr>
          <w:t>曲线</w:t>
        </w:r>
      </w:ins>
      <w:ins w:id="658" w:author="嶒棚文" w:date="2021-06-29T15:43:40Z">
        <w:r>
          <w:rPr>
            <w:rFonts w:hint="eastAsia" w:ascii="华文仿宋" w:hAnsi="华文仿宋" w:eastAsia="华文仿宋"/>
            <w:sz w:val="24"/>
            <w:lang w:val="en-US" w:eastAsia="zh-CN"/>
          </w:rPr>
          <w:t>。</w:t>
        </w:r>
      </w:ins>
      <w:ins w:id="659" w:author="嶒棚文" w:date="2021-06-29T15:43:25Z">
        <w:r>
          <w:rPr>
            <w:rFonts w:hint="eastAsia" w:ascii="华文仿宋" w:hAnsi="华文仿宋" w:eastAsia="华文仿宋"/>
            <w:sz w:val="24"/>
            <w:lang w:val="en-US" w:eastAsia="zh-CN"/>
          </w:rPr>
          <w:t>整体</w:t>
        </w:r>
      </w:ins>
      <w:ins w:id="660" w:author="嶒棚文" w:date="2021-06-29T15:43:28Z">
        <w:r>
          <w:rPr>
            <w:rFonts w:hint="eastAsia" w:ascii="华文仿宋" w:hAnsi="华文仿宋" w:eastAsia="华文仿宋"/>
            <w:sz w:val="24"/>
            <w:lang w:val="en-US" w:eastAsia="zh-CN"/>
          </w:rPr>
          <w:t>结果</w:t>
        </w:r>
      </w:ins>
      <w:ins w:id="661" w:author="嶒棚文" w:date="2021-06-29T15:36:38Z">
        <w:r>
          <w:rPr>
            <w:rFonts w:hint="eastAsia" w:ascii="华文仿宋" w:hAnsi="华文仿宋" w:eastAsia="华文仿宋"/>
            <w:sz w:val="24"/>
            <w:lang w:val="en-US" w:eastAsia="zh-CN"/>
          </w:rPr>
          <w:t>从</w:t>
        </w:r>
      </w:ins>
      <w:ins w:id="662" w:author="嶒棚文" w:date="2021-06-29T15:36:39Z">
        <w:r>
          <w:rPr>
            <w:rFonts w:hint="eastAsia" w:ascii="华文仿宋" w:hAnsi="华文仿宋" w:eastAsia="华文仿宋"/>
            <w:sz w:val="24"/>
            <w:lang w:val="en-US" w:eastAsia="zh-CN"/>
          </w:rPr>
          <w:t>图</w:t>
        </w:r>
      </w:ins>
      <w:ins w:id="663" w:author="嶒棚文" w:date="2021-06-29T15:36:40Z">
        <w:r>
          <w:rPr>
            <w:rFonts w:hint="eastAsia" w:ascii="华文仿宋" w:hAnsi="华文仿宋" w:eastAsia="华文仿宋"/>
            <w:sz w:val="24"/>
            <w:lang w:val="en-US" w:eastAsia="zh-CN"/>
          </w:rPr>
          <w:t>1</w:t>
        </w:r>
      </w:ins>
      <w:ins w:id="664" w:author="嶒棚文" w:date="2021-06-29T15:36:41Z">
        <w:r>
          <w:rPr>
            <w:rFonts w:hint="eastAsia" w:ascii="华文仿宋" w:hAnsi="华文仿宋" w:eastAsia="华文仿宋"/>
            <w:sz w:val="24"/>
            <w:lang w:val="en-US" w:eastAsia="zh-CN"/>
          </w:rPr>
          <w:t>0</w:t>
        </w:r>
      </w:ins>
      <w:ins w:id="665" w:author="嶒棚文" w:date="2021-06-29T15:36:42Z">
        <w:r>
          <w:rPr>
            <w:rFonts w:hint="eastAsia" w:ascii="华文仿宋" w:hAnsi="华文仿宋" w:eastAsia="华文仿宋"/>
            <w:sz w:val="24"/>
            <w:lang w:val="en-US" w:eastAsia="zh-CN"/>
          </w:rPr>
          <w:t>可以看出</w:t>
        </w:r>
      </w:ins>
      <w:ins w:id="666" w:author="嶒棚文" w:date="2021-06-29T15:36:43Z">
        <w:r>
          <w:rPr>
            <w:rFonts w:hint="eastAsia" w:ascii="华文仿宋" w:hAnsi="华文仿宋" w:eastAsia="华文仿宋"/>
            <w:sz w:val="24"/>
            <w:lang w:val="en-US" w:eastAsia="zh-CN"/>
          </w:rPr>
          <w:t>，</w:t>
        </w:r>
      </w:ins>
      <w:ins w:id="667" w:author="嶒棚文" w:date="2021-06-29T15:36:58Z">
        <w:r>
          <w:rPr>
            <w:rFonts w:hint="eastAsia" w:ascii="华文仿宋" w:hAnsi="华文仿宋" w:eastAsia="华文仿宋"/>
            <w:sz w:val="24"/>
            <w:lang w:val="en-US" w:eastAsia="zh-CN"/>
          </w:rPr>
          <w:t>在</w:t>
        </w:r>
      </w:ins>
      <w:ins w:id="668" w:author="嶒棚文" w:date="2021-06-29T15:36:59Z">
        <w:r>
          <w:rPr>
            <w:rFonts w:hint="eastAsia" w:ascii="华文仿宋" w:hAnsi="华文仿宋" w:eastAsia="华文仿宋"/>
            <w:sz w:val="24"/>
            <w:lang w:val="en-US" w:eastAsia="zh-CN"/>
          </w:rPr>
          <w:t>各</w:t>
        </w:r>
      </w:ins>
      <w:ins w:id="669" w:author="嶒棚文" w:date="2021-06-29T15:37:01Z">
        <w:r>
          <w:rPr>
            <w:rFonts w:hint="eastAsia" w:ascii="华文仿宋" w:hAnsi="华文仿宋" w:eastAsia="华文仿宋"/>
            <w:sz w:val="24"/>
            <w:lang w:val="en-US" w:eastAsia="zh-CN"/>
          </w:rPr>
          <w:t>模型上，</w:t>
        </w:r>
      </w:ins>
      <w:ins w:id="670" w:author="嶒棚文" w:date="2021-06-29T15:37:59Z">
        <w:r>
          <w:rPr>
            <w:rFonts w:hint="eastAsia" w:ascii="华文仿宋" w:hAnsi="华文仿宋" w:eastAsia="华文仿宋"/>
            <w:sz w:val="24"/>
            <w:lang w:val="en-US" w:eastAsia="zh-CN"/>
          </w:rPr>
          <w:t>替换池化层</w:t>
        </w:r>
      </w:ins>
      <w:ins w:id="671" w:author="嶒棚文" w:date="2021-06-29T15:38:00Z">
        <w:r>
          <w:rPr>
            <w:rFonts w:hint="eastAsia" w:ascii="华文仿宋" w:hAnsi="华文仿宋" w:eastAsia="华文仿宋"/>
            <w:sz w:val="24"/>
            <w:lang w:val="en-US" w:eastAsia="zh-CN"/>
          </w:rPr>
          <w:t>并</w:t>
        </w:r>
      </w:ins>
      <w:ins w:id="672" w:author="嶒棚文" w:date="2021-06-29T15:38:03Z">
        <w:r>
          <w:rPr>
            <w:rFonts w:hint="eastAsia" w:ascii="华文仿宋" w:hAnsi="华文仿宋" w:eastAsia="华文仿宋"/>
            <w:sz w:val="24"/>
            <w:lang w:val="en-US" w:eastAsia="zh-CN"/>
          </w:rPr>
          <w:t>增加</w:t>
        </w:r>
      </w:ins>
      <w:ins w:id="673" w:author="嶒棚文" w:date="2021-06-29T15:38:05Z">
        <w:r>
          <w:rPr>
            <w:rFonts w:hint="eastAsia" w:ascii="华文仿宋" w:hAnsi="华文仿宋" w:eastAsia="华文仿宋"/>
            <w:sz w:val="24"/>
            <w:lang w:val="en-US" w:eastAsia="zh-CN"/>
          </w:rPr>
          <w:t>特征数</w:t>
        </w:r>
      </w:ins>
      <w:ins w:id="674" w:author="嶒棚文" w:date="2021-06-29T15:38:12Z">
        <w:r>
          <w:rPr>
            <w:rFonts w:hint="eastAsia" w:ascii="华文仿宋" w:hAnsi="华文仿宋" w:eastAsia="华文仿宋"/>
            <w:sz w:val="24"/>
            <w:lang w:val="en-US" w:eastAsia="zh-CN"/>
          </w:rPr>
          <w:t>的</w:t>
        </w:r>
      </w:ins>
      <w:ins w:id="675" w:author="嶒棚文" w:date="2021-06-29T15:38:13Z">
        <w:r>
          <w:rPr>
            <w:rFonts w:hint="eastAsia" w:ascii="华文仿宋" w:hAnsi="华文仿宋" w:eastAsia="华文仿宋"/>
            <w:sz w:val="24"/>
            <w:lang w:val="en-US" w:eastAsia="zh-CN"/>
          </w:rPr>
          <w:t>方法</w:t>
        </w:r>
      </w:ins>
      <w:ins w:id="676" w:author="嶒棚文" w:date="2021-06-29T15:38:10Z">
        <w:r>
          <w:rPr>
            <w:rFonts w:hint="eastAsia" w:ascii="华文仿宋" w:hAnsi="华文仿宋" w:eastAsia="华文仿宋"/>
            <w:sz w:val="24"/>
            <w:lang w:val="en-US" w:eastAsia="zh-CN"/>
          </w:rPr>
          <w:t>使得</w:t>
        </w:r>
      </w:ins>
      <w:ins w:id="677" w:author="嶒棚文" w:date="2021-06-29T15:38:20Z">
        <w:r>
          <w:rPr>
            <w:rFonts w:hint="eastAsia" w:ascii="华文仿宋" w:hAnsi="华文仿宋" w:eastAsia="华文仿宋"/>
            <w:sz w:val="24"/>
            <w:lang w:val="en-US" w:eastAsia="zh-CN"/>
          </w:rPr>
          <w:t>新网络</w:t>
        </w:r>
      </w:ins>
      <w:ins w:id="678" w:author="嶒棚文" w:date="2021-06-29T15:40:43Z">
        <w:r>
          <w:rPr>
            <w:rFonts w:hint="eastAsia" w:ascii="华文仿宋" w:hAnsi="华文仿宋" w:eastAsia="华文仿宋"/>
            <w:sz w:val="24"/>
            <w:lang w:val="en-US" w:eastAsia="zh-CN"/>
          </w:rPr>
          <w:t>都能</w:t>
        </w:r>
      </w:ins>
      <w:ins w:id="679" w:author="嶒棚文" w:date="2021-06-29T15:38:35Z">
        <w:r>
          <w:rPr>
            <w:rFonts w:hint="eastAsia" w:ascii="华文仿宋" w:hAnsi="华文仿宋" w:eastAsia="华文仿宋"/>
            <w:sz w:val="24"/>
            <w:lang w:val="en-US" w:eastAsia="zh-CN"/>
          </w:rPr>
          <w:t>优于</w:t>
        </w:r>
      </w:ins>
      <w:ins w:id="680" w:author="嶒棚文" w:date="2021-06-29T15:37:21Z">
        <w:r>
          <w:rPr>
            <w:rFonts w:hint="eastAsia" w:ascii="华文仿宋" w:hAnsi="华文仿宋" w:eastAsia="华文仿宋"/>
            <w:sz w:val="24"/>
            <w:lang w:val="en-US" w:eastAsia="zh-CN"/>
          </w:rPr>
          <w:t>原网络</w:t>
        </w:r>
      </w:ins>
      <w:ins w:id="681" w:author="嶒棚文" w:date="2021-06-29T15:37:22Z">
        <w:r>
          <w:rPr>
            <w:rFonts w:hint="eastAsia" w:ascii="华文仿宋" w:hAnsi="华文仿宋" w:eastAsia="华文仿宋"/>
            <w:sz w:val="24"/>
            <w:lang w:val="en-US" w:eastAsia="zh-CN"/>
          </w:rPr>
          <w:t>，</w:t>
        </w:r>
      </w:ins>
      <w:ins w:id="682" w:author="嶒棚文" w:date="2021-06-29T15:38:47Z">
        <w:r>
          <w:rPr>
            <w:rFonts w:hint="eastAsia" w:ascii="华文仿宋" w:hAnsi="华文仿宋" w:eastAsia="华文仿宋"/>
            <w:sz w:val="24"/>
            <w:lang w:val="en-US" w:eastAsia="zh-CN"/>
          </w:rPr>
          <w:t>且</w:t>
        </w:r>
      </w:ins>
      <w:ins w:id="683" w:author="嶒棚文" w:date="2021-06-29T15:38:48Z">
        <w:r>
          <w:rPr>
            <w:rFonts w:hint="eastAsia" w:ascii="华文仿宋" w:hAnsi="华文仿宋" w:eastAsia="华文仿宋"/>
            <w:sz w:val="24"/>
            <w:lang w:val="en-US" w:eastAsia="zh-CN"/>
          </w:rPr>
          <w:t>在</w:t>
        </w:r>
      </w:ins>
      <w:ins w:id="684" w:author="嶒棚文" w:date="2021-06-29T15:38:49Z">
        <w:r>
          <w:rPr>
            <w:rFonts w:hint="eastAsia" w:ascii="华文仿宋" w:hAnsi="华文仿宋" w:eastAsia="华文仿宋"/>
            <w:sz w:val="24"/>
            <w:lang w:val="en-US" w:eastAsia="zh-CN"/>
          </w:rPr>
          <w:t>R</w:t>
        </w:r>
      </w:ins>
      <w:ins w:id="685" w:author="嶒棚文" w:date="2021-06-29T15:38:51Z">
        <w:r>
          <w:rPr>
            <w:rFonts w:hint="eastAsia" w:ascii="华文仿宋" w:hAnsi="华文仿宋" w:eastAsia="华文仿宋"/>
            <w:sz w:val="24"/>
            <w:lang w:val="en-US" w:eastAsia="zh-CN"/>
          </w:rPr>
          <w:t>esNet</w:t>
        </w:r>
      </w:ins>
      <w:ins w:id="686" w:author="嶒棚文" w:date="2021-06-29T15:38:52Z">
        <w:r>
          <w:rPr>
            <w:rFonts w:hint="eastAsia" w:ascii="华文仿宋" w:hAnsi="华文仿宋" w:eastAsia="华文仿宋"/>
            <w:sz w:val="24"/>
            <w:lang w:val="en-US" w:eastAsia="zh-CN"/>
          </w:rPr>
          <w:t>上的</w:t>
        </w:r>
      </w:ins>
      <w:ins w:id="687" w:author="嶒棚文" w:date="2021-06-29T15:38:54Z">
        <w:r>
          <w:rPr>
            <w:rFonts w:hint="eastAsia" w:ascii="华文仿宋" w:hAnsi="华文仿宋" w:eastAsia="华文仿宋"/>
            <w:sz w:val="24"/>
            <w:lang w:val="en-US" w:eastAsia="zh-CN"/>
          </w:rPr>
          <w:t>性能</w:t>
        </w:r>
      </w:ins>
      <w:ins w:id="688" w:author="嶒棚文" w:date="2021-06-29T15:38:56Z">
        <w:r>
          <w:rPr>
            <w:rFonts w:hint="eastAsia" w:ascii="华文仿宋" w:hAnsi="华文仿宋" w:eastAsia="华文仿宋"/>
            <w:sz w:val="24"/>
            <w:lang w:val="en-US" w:eastAsia="zh-CN"/>
          </w:rPr>
          <w:t>表现</w:t>
        </w:r>
      </w:ins>
      <w:ins w:id="689" w:author="嶒棚文" w:date="2021-06-29T15:38:58Z">
        <w:r>
          <w:rPr>
            <w:rFonts w:hint="eastAsia" w:ascii="华文仿宋" w:hAnsi="华文仿宋" w:eastAsia="华文仿宋"/>
            <w:sz w:val="24"/>
            <w:lang w:val="en-US" w:eastAsia="zh-CN"/>
          </w:rPr>
          <w:t>最佳</w:t>
        </w:r>
      </w:ins>
      <w:ins w:id="690" w:author="嶒棚文" w:date="2021-06-29T15:40:57Z">
        <w:r>
          <w:rPr>
            <w:rFonts w:hint="eastAsia" w:ascii="华文仿宋" w:hAnsi="华文仿宋" w:eastAsia="华文仿宋"/>
            <w:sz w:val="24"/>
            <w:lang w:val="en-US" w:eastAsia="zh-CN"/>
          </w:rPr>
          <w:t>，</w:t>
        </w:r>
      </w:ins>
      <w:ins w:id="691" w:author="嶒棚文" w:date="2021-06-29T15:41:41Z">
        <w:r>
          <w:rPr>
            <w:rFonts w:hint="eastAsia" w:ascii="华文仿宋" w:hAnsi="华文仿宋" w:eastAsia="华文仿宋"/>
            <w:sz w:val="24"/>
            <w:lang w:val="en-US" w:eastAsia="zh-CN"/>
          </w:rPr>
          <w:t>由此</w:t>
        </w:r>
      </w:ins>
      <w:ins w:id="692" w:author="嶒棚文" w:date="2021-06-29T15:41:42Z">
        <w:r>
          <w:rPr>
            <w:rFonts w:hint="eastAsia" w:ascii="华文仿宋" w:hAnsi="华文仿宋" w:eastAsia="华文仿宋"/>
            <w:sz w:val="24"/>
            <w:lang w:val="en-US" w:eastAsia="zh-CN"/>
          </w:rPr>
          <w:t>印证了</w:t>
        </w:r>
      </w:ins>
      <w:ins w:id="693" w:author="嶒棚文" w:date="2021-06-29T15:41:50Z">
        <w:r>
          <w:rPr>
            <w:rFonts w:hint="eastAsia" w:ascii="华文仿宋" w:hAnsi="华文仿宋" w:eastAsia="华文仿宋"/>
            <w:sz w:val="24"/>
            <w:lang w:val="en-US" w:eastAsia="zh-CN"/>
          </w:rPr>
          <w:t>该方法的</w:t>
        </w:r>
      </w:ins>
      <w:ins w:id="694" w:author="嶒棚文" w:date="2021-06-29T15:42:00Z">
        <w:r>
          <w:rPr>
            <w:rFonts w:hint="eastAsia" w:ascii="华文仿宋" w:hAnsi="华文仿宋" w:eastAsia="华文仿宋"/>
            <w:sz w:val="24"/>
            <w:lang w:val="en-US" w:eastAsia="zh-CN"/>
          </w:rPr>
          <w:t>可靠性</w:t>
        </w:r>
      </w:ins>
      <w:ins w:id="695" w:author="嶒棚文" w:date="2021-06-29T15:42:02Z">
        <w:r>
          <w:rPr>
            <w:rFonts w:hint="eastAsia" w:ascii="华文仿宋" w:hAnsi="华文仿宋" w:eastAsia="华文仿宋"/>
            <w:sz w:val="24"/>
            <w:lang w:val="en-US" w:eastAsia="zh-CN"/>
          </w:rPr>
          <w:t>与</w:t>
        </w:r>
      </w:ins>
      <w:ins w:id="696" w:author="嶒棚文" w:date="2021-06-29T15:41:52Z">
        <w:r>
          <w:rPr>
            <w:rFonts w:hint="eastAsia" w:ascii="华文仿宋" w:hAnsi="华文仿宋" w:eastAsia="华文仿宋"/>
            <w:sz w:val="24"/>
            <w:lang w:val="en-US" w:eastAsia="zh-CN"/>
          </w:rPr>
          <w:t>优越性</w:t>
        </w:r>
      </w:ins>
      <w:ins w:id="697" w:author="嶒棚文" w:date="2021-06-29T15:42:04Z">
        <w:r>
          <w:rPr>
            <w:rFonts w:hint="eastAsia" w:ascii="华文仿宋" w:hAnsi="华文仿宋" w:eastAsia="华文仿宋"/>
            <w:sz w:val="24"/>
            <w:lang w:val="en-US" w:eastAsia="zh-CN"/>
          </w:rPr>
          <w:t>。</w:t>
        </w:r>
      </w:ins>
    </w:p>
    <w:p>
      <w:pPr>
        <w:rPr>
          <w:ins w:id="698" w:author="嶒棚文" w:date="2021-06-29T15:28:45Z"/>
          <w:rFonts w:ascii="华文仿宋" w:hAnsi="华文仿宋" w:eastAsia="华文仿宋"/>
          <w:sz w:val="24"/>
        </w:rPr>
      </w:pPr>
    </w:p>
    <w:p>
      <w:pPr>
        <w:rPr>
          <w:rFonts w:ascii="华文仿宋" w:hAnsi="华文仿宋" w:eastAsia="华文仿宋"/>
          <w:sz w:val="24"/>
        </w:rPr>
      </w:pPr>
      <w:del w:id="699" w:author="嶒棚文" w:date="2021-06-29T15:32:55Z">
        <w:commentRangeStart w:id="51"/>
        <w:r>
          <w:rPr>
            <w:rFonts w:ascii="华文仿宋" w:hAnsi="华文仿宋" w:eastAsia="华文仿宋"/>
            <w:sz w:val="24"/>
          </w:rPr>
          <w:delText xml:space="preserve">It can be seen from </w:delText>
        </w:r>
      </w:del>
      <w:del w:id="700" w:author="嶒棚文" w:date="2021-06-29T15:32:55Z">
        <w:r>
          <w:rPr>
            <w:rFonts w:hint="eastAsia" w:ascii="华文仿宋" w:hAnsi="华文仿宋" w:eastAsia="华文仿宋"/>
            <w:sz w:val="24"/>
          </w:rPr>
          <w:delText>b</w:delText>
        </w:r>
      </w:del>
      <w:del w:id="701" w:author="嶒棚文" w:date="2021-06-29T15:32:55Z">
        <w:r>
          <w:rPr>
            <w:rFonts w:ascii="华文仿宋" w:hAnsi="华文仿宋" w:eastAsia="华文仿宋"/>
            <w:sz w:val="24"/>
          </w:rPr>
          <w:delText xml:space="preserve"> in Fig. 8 that the new feature map contains dense high-frequency noise information and contour information. </w:delText>
        </w:r>
      </w:del>
      <w:r>
        <w:rPr>
          <w:rFonts w:ascii="华文仿宋" w:hAnsi="华文仿宋" w:eastAsia="华文仿宋"/>
          <w:sz w:val="24"/>
        </w:rPr>
        <w:t xml:space="preserve">In addition, we do a comparative experiment of network classification performance, and the specific results are shown in Table 1. The table presents the optimal accuracy model and the training </w:t>
      </w:r>
      <w:r>
        <w:rPr>
          <w:rFonts w:hint="eastAsia" w:ascii="华文仿宋" w:hAnsi="华文仿宋" w:eastAsia="华文仿宋"/>
          <w:sz w:val="24"/>
        </w:rPr>
        <w:t>epoch</w:t>
      </w:r>
      <w:r>
        <w:rPr>
          <w:rFonts w:ascii="华文仿宋" w:hAnsi="华文仿宋" w:eastAsia="华文仿宋"/>
          <w:sz w:val="24"/>
        </w:rPr>
        <w:t xml:space="preserve"> in the training process of different networks, which further confirms that our method can effectively improve the prediction ability of the network by increasing the amount of feature information.</w:t>
      </w:r>
      <w:commentRangeEnd w:id="51"/>
      <w:r>
        <w:rPr>
          <w:rStyle w:val="13"/>
        </w:rPr>
        <w:commentReference w:id="51"/>
      </w:r>
    </w:p>
    <w:bookmarkEnd w:id="54"/>
    <w:p>
      <w:pPr>
        <w:rPr>
          <w:rFonts w:ascii="华文仿宋" w:hAnsi="华文仿宋" w:eastAsia="华文仿宋"/>
          <w:sz w:val="24"/>
        </w:rPr>
      </w:pPr>
    </w:p>
    <w:p>
      <w:pPr>
        <w:ind w:left="2940" w:firstLine="420"/>
        <w:rPr>
          <w:rFonts w:ascii="华文仿宋" w:hAnsi="华文仿宋" w:eastAsia="华文仿宋"/>
          <w:sz w:val="24"/>
        </w:rPr>
      </w:pPr>
    </w:p>
    <w:p>
      <w:pPr>
        <w:ind w:left="2940" w:firstLine="420"/>
        <w:rPr>
          <w:rFonts w:ascii="华文仿宋" w:hAnsi="华文仿宋" w:eastAsia="华文仿宋"/>
          <w:sz w:val="24"/>
        </w:rPr>
      </w:pPr>
    </w:p>
    <w:p>
      <w:pPr>
        <w:ind w:left="3362"/>
        <w:rPr>
          <w:rFonts w:ascii="Arial" w:hAnsi="Arial" w:eastAsia="黑体"/>
          <w:sz w:val="20"/>
        </w:rPr>
      </w:pPr>
      <w:r>
        <w:rPr>
          <w:rFonts w:hint="eastAsia" w:ascii="Arial" w:hAnsi="Arial" w:eastAsia="黑体"/>
          <w:sz w:val="20"/>
        </w:rPr>
        <w:t>Table 1</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402"/>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rPr>
                <w:rFonts w:hint="default" w:ascii="华文仿宋" w:hAnsi="华文仿宋" w:eastAsia="华文仿宋"/>
                <w:sz w:val="24"/>
                <w:lang w:val="en-US" w:eastAsia="zh-CN"/>
              </w:rPr>
            </w:pPr>
            <w:ins w:id="702" w:author="嶒棚文" w:date="2021-06-29T20:00:30Z">
              <w:bookmarkStart w:id="55" w:name="_Hlk75797560"/>
              <w:r>
                <w:rPr>
                  <w:rFonts w:hint="eastAsia" w:ascii="华文仿宋" w:hAnsi="华文仿宋" w:eastAsia="华文仿宋"/>
                  <w:sz w:val="24"/>
                  <w:lang w:val="en-US" w:eastAsia="zh-CN"/>
                </w:rPr>
                <w:t>M</w:t>
              </w:r>
            </w:ins>
            <w:ins w:id="703" w:author="嶒棚文" w:date="2021-06-29T20:00:26Z">
              <w:r>
                <w:rPr>
                  <w:rFonts w:hint="eastAsia" w:ascii="华文仿宋" w:hAnsi="华文仿宋" w:eastAsia="华文仿宋"/>
                  <w:sz w:val="24"/>
                  <w:lang w:val="en-US" w:eastAsia="zh-CN"/>
                </w:rPr>
                <w:t>odel</w:t>
              </w:r>
            </w:ins>
          </w:p>
        </w:tc>
        <w:tc>
          <w:tcPr>
            <w:tcW w:w="1402" w:type="dxa"/>
          </w:tcPr>
          <w:p>
            <w:pPr>
              <w:jc w:val="center"/>
              <w:rPr>
                <w:rFonts w:ascii="华文仿宋" w:hAnsi="华文仿宋" w:eastAsia="华文仿宋"/>
                <w:sz w:val="24"/>
              </w:rPr>
            </w:pPr>
            <w:r>
              <w:rPr>
                <w:rFonts w:hint="eastAsia" w:ascii="华文仿宋" w:hAnsi="华文仿宋" w:eastAsia="华文仿宋"/>
                <w:sz w:val="24"/>
              </w:rPr>
              <w:t>accuracy</w:t>
            </w:r>
          </w:p>
        </w:tc>
        <w:tc>
          <w:tcPr>
            <w:tcW w:w="999" w:type="dxa"/>
          </w:tcPr>
          <w:p>
            <w:pPr>
              <w:jc w:val="center"/>
              <w:rPr>
                <w:rFonts w:ascii="华文仿宋" w:hAnsi="华文仿宋" w:eastAsia="华文仿宋"/>
                <w:sz w:val="24"/>
              </w:rPr>
            </w:pPr>
            <w:r>
              <w:rPr>
                <w:rFonts w:hint="eastAsia" w:ascii="华文仿宋" w:hAnsi="华文仿宋" w:eastAsia="华文仿宋"/>
                <w:sz w:val="24"/>
              </w:rPr>
              <w:t>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bookmarkStart w:id="56" w:name="_Hlk75797854"/>
            <w:r>
              <w:rPr>
                <w:rFonts w:hint="eastAsia" w:ascii="华文仿宋" w:hAnsi="华文仿宋" w:eastAsia="华文仿宋"/>
                <w:sz w:val="24"/>
              </w:rPr>
              <w:t>AlexNet</w:t>
            </w:r>
          </w:p>
        </w:tc>
        <w:tc>
          <w:tcPr>
            <w:tcW w:w="1402" w:type="dxa"/>
          </w:tcPr>
          <w:p>
            <w:pPr>
              <w:jc w:val="center"/>
              <w:rPr>
                <w:rFonts w:ascii="华文仿宋" w:hAnsi="华文仿宋" w:eastAsia="华文仿宋"/>
                <w:sz w:val="24"/>
              </w:rPr>
            </w:pPr>
            <w:r>
              <w:rPr>
                <w:rFonts w:hint="eastAsia" w:ascii="华文仿宋" w:hAnsi="华文仿宋" w:eastAsia="华文仿宋"/>
                <w:sz w:val="24"/>
              </w:rPr>
              <w:t>0.8445</w:t>
            </w:r>
          </w:p>
        </w:tc>
        <w:tc>
          <w:tcPr>
            <w:tcW w:w="999" w:type="dxa"/>
          </w:tcPr>
          <w:p>
            <w:pPr>
              <w:jc w:val="center"/>
              <w:rPr>
                <w:rFonts w:ascii="华文仿宋" w:hAnsi="华文仿宋" w:eastAsia="华文仿宋"/>
                <w:sz w:val="24"/>
              </w:rPr>
            </w:pPr>
            <w:r>
              <w:rPr>
                <w:rFonts w:hint="eastAsia" w:ascii="华文仿宋" w:hAnsi="华文仿宋" w:eastAsia="华文仿宋"/>
                <w:sz w:val="24"/>
              </w:rPr>
              <w:t>35</w:t>
            </w:r>
          </w:p>
        </w:tc>
      </w:tr>
      <w:bookmarkEnd w:id="5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r>
              <w:rPr>
                <w:rFonts w:hint="eastAsia" w:ascii="华文仿宋" w:hAnsi="华文仿宋" w:eastAsia="华文仿宋"/>
                <w:sz w:val="24"/>
              </w:rPr>
              <w:t>VGG</w:t>
            </w:r>
          </w:p>
        </w:tc>
        <w:tc>
          <w:tcPr>
            <w:tcW w:w="1402" w:type="dxa"/>
          </w:tcPr>
          <w:p>
            <w:pPr>
              <w:jc w:val="center"/>
              <w:rPr>
                <w:rFonts w:ascii="华文仿宋" w:hAnsi="华文仿宋" w:eastAsia="华文仿宋"/>
                <w:sz w:val="24"/>
              </w:rPr>
            </w:pPr>
            <w:r>
              <w:rPr>
                <w:rFonts w:hint="eastAsia" w:ascii="华文仿宋" w:hAnsi="华文仿宋" w:eastAsia="华文仿宋"/>
                <w:sz w:val="24"/>
              </w:rPr>
              <w:t>0.8636</w:t>
            </w:r>
          </w:p>
        </w:tc>
        <w:tc>
          <w:tcPr>
            <w:tcW w:w="999" w:type="dxa"/>
          </w:tcPr>
          <w:p>
            <w:pPr>
              <w:jc w:val="center"/>
              <w:rPr>
                <w:rFonts w:ascii="华文仿宋" w:hAnsi="华文仿宋" w:eastAsia="华文仿宋"/>
                <w:sz w:val="24"/>
              </w:rPr>
            </w:pPr>
            <w:r>
              <w:rPr>
                <w:rFonts w:hint="eastAsia" w:ascii="华文仿宋" w:hAnsi="华文仿宋" w:eastAsia="华文仿宋"/>
                <w:sz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rPr>
                <w:rFonts w:ascii="华文仿宋" w:hAnsi="华文仿宋" w:eastAsia="华文仿宋"/>
                <w:sz w:val="24"/>
              </w:rPr>
            </w:pPr>
            <w:r>
              <w:rPr>
                <w:rFonts w:hint="eastAsia" w:ascii="华文仿宋" w:hAnsi="华文仿宋" w:eastAsia="华文仿宋"/>
                <w:sz w:val="24"/>
              </w:rPr>
              <w:t>GoogleNet</w:t>
            </w:r>
          </w:p>
        </w:tc>
        <w:tc>
          <w:tcPr>
            <w:tcW w:w="1402" w:type="dxa"/>
          </w:tcPr>
          <w:p>
            <w:pPr>
              <w:jc w:val="center"/>
              <w:rPr>
                <w:rFonts w:ascii="华文仿宋" w:hAnsi="华文仿宋" w:eastAsia="华文仿宋"/>
                <w:sz w:val="24"/>
              </w:rPr>
            </w:pPr>
            <w:r>
              <w:rPr>
                <w:rFonts w:hint="eastAsia" w:ascii="华文仿宋" w:hAnsi="华文仿宋" w:eastAsia="华文仿宋"/>
                <w:sz w:val="24"/>
              </w:rPr>
              <w:t>0.8475</w:t>
            </w:r>
          </w:p>
        </w:tc>
        <w:tc>
          <w:tcPr>
            <w:tcW w:w="999" w:type="dxa"/>
          </w:tcPr>
          <w:p>
            <w:pPr>
              <w:jc w:val="center"/>
              <w:rPr>
                <w:rFonts w:ascii="华文仿宋" w:hAnsi="华文仿宋" w:eastAsia="华文仿宋"/>
                <w:sz w:val="24"/>
              </w:rPr>
            </w:pPr>
            <w:r>
              <w:rPr>
                <w:rFonts w:hint="eastAsia" w:ascii="华文仿宋" w:hAnsi="华文仿宋" w:eastAsia="华文仿宋"/>
                <w:sz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r>
              <w:rPr>
                <w:rFonts w:hint="eastAsia" w:ascii="华文仿宋" w:hAnsi="华文仿宋" w:eastAsia="华文仿宋"/>
                <w:sz w:val="24"/>
              </w:rPr>
              <w:t>ResNet</w:t>
            </w:r>
          </w:p>
        </w:tc>
        <w:tc>
          <w:tcPr>
            <w:tcW w:w="1402" w:type="dxa"/>
          </w:tcPr>
          <w:p>
            <w:pPr>
              <w:jc w:val="center"/>
              <w:rPr>
                <w:rFonts w:ascii="华文仿宋" w:hAnsi="华文仿宋" w:eastAsia="华文仿宋"/>
                <w:sz w:val="24"/>
              </w:rPr>
            </w:pPr>
            <w:r>
              <w:rPr>
                <w:rFonts w:hint="eastAsia" w:ascii="华文仿宋" w:hAnsi="华文仿宋" w:eastAsia="华文仿宋"/>
                <w:sz w:val="24"/>
              </w:rPr>
              <w:t>0.8994</w:t>
            </w:r>
          </w:p>
        </w:tc>
        <w:tc>
          <w:tcPr>
            <w:tcW w:w="999" w:type="dxa"/>
          </w:tcPr>
          <w:p>
            <w:pPr>
              <w:jc w:val="center"/>
              <w:rPr>
                <w:rFonts w:ascii="华文仿宋" w:hAnsi="华文仿宋" w:eastAsia="华文仿宋"/>
                <w:sz w:val="24"/>
              </w:rPr>
            </w:pPr>
            <w:r>
              <w:rPr>
                <w:rFonts w:hint="eastAsia" w:ascii="华文仿宋" w:hAnsi="华文仿宋" w:eastAsia="华文仿宋"/>
                <w:sz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ascii="华文仿宋" w:hAnsi="华文仿宋" w:eastAsia="华文仿宋"/>
                <w:sz w:val="24"/>
              </w:rPr>
            </w:pPr>
            <w:r>
              <w:rPr>
                <w:rFonts w:hint="eastAsia" w:ascii="华文仿宋" w:hAnsi="华文仿宋" w:eastAsia="华文仿宋"/>
                <w:b/>
                <w:bCs/>
                <w:sz w:val="24"/>
              </w:rPr>
              <w:t>Ours</w:t>
            </w:r>
          </w:p>
        </w:tc>
        <w:tc>
          <w:tcPr>
            <w:tcW w:w="1402" w:type="dxa"/>
          </w:tcPr>
          <w:p>
            <w:pPr>
              <w:jc w:val="center"/>
              <w:rPr>
                <w:rFonts w:ascii="华文仿宋" w:hAnsi="华文仿宋" w:eastAsia="华文仿宋"/>
                <w:sz w:val="24"/>
              </w:rPr>
            </w:pPr>
            <w:r>
              <w:rPr>
                <w:rFonts w:hint="eastAsia" w:ascii="华文仿宋" w:hAnsi="华文仿宋" w:eastAsia="华文仿宋"/>
                <w:b/>
                <w:bCs/>
                <w:sz w:val="24"/>
              </w:rPr>
              <w:t>0.9177</w:t>
            </w:r>
          </w:p>
        </w:tc>
        <w:tc>
          <w:tcPr>
            <w:tcW w:w="999" w:type="dxa"/>
          </w:tcPr>
          <w:p>
            <w:pPr>
              <w:jc w:val="center"/>
              <w:rPr>
                <w:rFonts w:ascii="华文仿宋" w:hAnsi="华文仿宋" w:eastAsia="华文仿宋"/>
                <w:sz w:val="24"/>
              </w:rPr>
            </w:pPr>
            <w:r>
              <w:rPr>
                <w:rFonts w:hint="eastAsia" w:ascii="华文仿宋" w:hAnsi="华文仿宋" w:eastAsia="华文仿宋"/>
                <w:sz w:val="24"/>
              </w:rPr>
              <w:t>49</w:t>
            </w:r>
          </w:p>
        </w:tc>
      </w:tr>
      <w:bookmarkEnd w:id="55"/>
    </w:tbl>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commentRangeStart w:id="52"/>
      <w:bookmarkStart w:id="57" w:name="_Hlk75749687"/>
      <w:r>
        <w:rPr>
          <w:rFonts w:ascii="华文仿宋" w:hAnsi="华文仿宋" w:eastAsia="华文仿宋"/>
          <w:sz w:val="24"/>
        </w:rPr>
        <w:t>Our improved method is based on residual network. As shown in Figure 10, compared with the original network, our loss value in the training process descends faster, and the overall process is more stable. In the first 30 generations, the accuracy and loss value of the original network training model on the test set tend to decrease at the same time, increasing the possibility of network over-fitting, thus further confirms the superiority of our network structure. Based on the above results, a reasonable replacement of pooling layer by DWT will increase the number of features, make the training process more stable and the performance of the model more excellent.</w:t>
      </w:r>
      <w:commentRangeEnd w:id="52"/>
      <w:r>
        <w:rPr>
          <w:rStyle w:val="13"/>
        </w:rPr>
        <w:commentReference w:id="52"/>
      </w:r>
    </w:p>
    <w:bookmarkEnd w:id="57"/>
    <w:p>
      <w:pPr>
        <w:rPr>
          <w:rFonts w:ascii="华文仿宋" w:hAnsi="华文仿宋" w:eastAsia="华文仿宋"/>
          <w:sz w:val="24"/>
        </w:rPr>
      </w:pPr>
    </w:p>
    <w:p>
      <w:pPr>
        <w:jc w:val="center"/>
        <w:rPr>
          <w:rFonts w:ascii="华文仿宋" w:hAnsi="华文仿宋" w:eastAsia="华文仿宋"/>
          <w:sz w:val="24"/>
        </w:rPr>
      </w:pPr>
      <w:ins w:id="704" w:author="嶒棚文" w:date="2021-06-29T14:44:39Z">
        <w:r>
          <w:rPr>
            <w:rFonts w:hint="eastAsia" w:ascii="华文仿宋" w:hAnsi="华文仿宋" w:eastAsia="华文仿宋"/>
            <w:sz w:val="24"/>
          </w:rPr>
          <w:drawing>
            <wp:inline distT="0" distB="0" distL="114300" distR="114300">
              <wp:extent cx="3493770" cy="2621280"/>
              <wp:effectExtent l="0" t="0" r="11430" b="7620"/>
              <wp:docPr id="23" name="图片 23" descr="C:\Users\Administrator\Desktop\Paper_files\Pictures\图片10_loss.png图片10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Paper_files\Pictures\图片10_loss.png图片10_loss"/>
                      <pic:cNvPicPr>
                        <a:picLocks noChangeAspect="1"/>
                      </pic:cNvPicPr>
                    </pic:nvPicPr>
                    <pic:blipFill>
                      <a:blip r:embed="rId23"/>
                      <a:srcRect/>
                      <a:stretch>
                        <a:fillRect/>
                      </a:stretch>
                    </pic:blipFill>
                    <pic:spPr>
                      <a:xfrm>
                        <a:off x="0" y="0"/>
                        <a:ext cx="3493770" cy="2621280"/>
                      </a:xfrm>
                      <a:prstGeom prst="rect">
                        <a:avLst/>
                      </a:prstGeom>
                    </pic:spPr>
                  </pic:pic>
                </a:graphicData>
              </a:graphic>
            </wp:inline>
          </w:drawing>
        </w:r>
      </w:ins>
      <w:del w:id="706" w:author="嶒棚文" w:date="2021-06-29T14:44:34Z">
        <w:r>
          <w:rPr>
            <w:rFonts w:hint="eastAsia" w:ascii="华文仿宋" w:hAnsi="华文仿宋" w:eastAsia="华文仿宋"/>
            <w:sz w:val="24"/>
          </w:rPr>
          <w:drawing>
            <wp:inline distT="0" distB="0" distL="114300" distR="114300">
              <wp:extent cx="5157470" cy="2029460"/>
              <wp:effectExtent l="0" t="0" r="5080" b="8890"/>
              <wp:docPr id="9" name="图片 9" descr="C:\Users\Administrator\Desktop\Paper_files\Pictures\图片10.png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Paper_files\Pictures\图片10.png图片10"/>
                      <pic:cNvPicPr>
                        <a:picLocks noChangeAspect="1"/>
                      </pic:cNvPicPr>
                    </pic:nvPicPr>
                    <pic:blipFill>
                      <a:blip r:embed="rId24"/>
                      <a:srcRect/>
                      <a:stretch>
                        <a:fillRect/>
                      </a:stretch>
                    </pic:blipFill>
                    <pic:spPr>
                      <a:xfrm>
                        <a:off x="0" y="0"/>
                        <a:ext cx="5157470" cy="2029460"/>
                      </a:xfrm>
                      <a:prstGeom prst="rect">
                        <a:avLst/>
                      </a:prstGeom>
                    </pic:spPr>
                  </pic:pic>
                </a:graphicData>
              </a:graphic>
            </wp:inline>
          </w:drawing>
        </w:r>
      </w:del>
    </w:p>
    <w:p>
      <w:pPr>
        <w:pStyle w:val="2"/>
        <w:jc w:val="center"/>
      </w:pPr>
      <w:r>
        <w:t xml:space="preserve">图 </w:t>
      </w:r>
      <w:r>
        <w:fldChar w:fldCharType="begin"/>
      </w:r>
      <w:r>
        <w:instrText xml:space="preserve"> SEQ 图 \* ARABIC </w:instrText>
      </w:r>
      <w:r>
        <w:fldChar w:fldCharType="separate"/>
      </w:r>
      <w:ins w:id="708" w:author="嶒棚文" w:date="2021-06-29T14:46:34Z">
        <w:r>
          <w:rPr/>
          <w:t>11</w:t>
        </w:r>
      </w:ins>
      <w:del w:id="709" w:author="嶒棚文" w:date="2021-06-29T14:46:34Z">
        <w:r>
          <w:rPr/>
          <w:delText>11</w:delText>
        </w:r>
      </w:del>
      <w:r>
        <w:fldChar w:fldCharType="end"/>
      </w:r>
    </w:p>
    <w:p>
      <w:pPr>
        <w:jc w:val="center"/>
        <w:rPr>
          <w:ins w:id="710" w:author="嶒棚文" w:date="2021-06-29T14:46:34Z"/>
          <w:rFonts w:hint="eastAsia" w:ascii="华文仿宋" w:hAnsi="华文仿宋" w:eastAsia="华文仿宋"/>
          <w:sz w:val="24"/>
          <w:lang w:eastAsia="zh-CN"/>
        </w:rPr>
      </w:pPr>
      <w:ins w:id="711" w:author="嶒棚文" w:date="2021-06-29T19:51:23Z">
        <w:r>
          <w:rPr>
            <w:rFonts w:hint="eastAsia" w:ascii="华文仿宋" w:hAnsi="华文仿宋" w:eastAsia="华文仿宋"/>
            <w:sz w:val="24"/>
            <w:lang w:eastAsia="zh-CN"/>
          </w:rPr>
          <w:drawing>
            <wp:inline distT="0" distB="0" distL="114300" distR="114300">
              <wp:extent cx="3301365" cy="2476500"/>
              <wp:effectExtent l="0" t="0" r="13335" b="0"/>
              <wp:docPr id="24" name="图片 24" descr="图片10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0_Acc"/>
                      <pic:cNvPicPr>
                        <a:picLocks noChangeAspect="1"/>
                      </pic:cNvPicPr>
                    </pic:nvPicPr>
                    <pic:blipFill>
                      <a:blip r:embed="rId25"/>
                      <a:stretch>
                        <a:fillRect/>
                      </a:stretch>
                    </pic:blipFill>
                    <pic:spPr>
                      <a:xfrm>
                        <a:off x="0" y="0"/>
                        <a:ext cx="3301365" cy="2476500"/>
                      </a:xfrm>
                      <a:prstGeom prst="rect">
                        <a:avLst/>
                      </a:prstGeom>
                    </pic:spPr>
                  </pic:pic>
                </a:graphicData>
              </a:graphic>
            </wp:inline>
          </w:drawing>
        </w:r>
      </w:ins>
    </w:p>
    <w:p>
      <w:pPr>
        <w:jc w:val="center"/>
        <w:rPr>
          <w:ins w:id="713" w:author="嶒棚文" w:date="2021-06-29T15:07:38Z"/>
        </w:rPr>
      </w:pPr>
      <w:ins w:id="714" w:author="嶒棚文" w:date="2021-06-29T14:46:34Z">
        <w:r>
          <w:rPr/>
          <w:t xml:space="preserve">图 </w:t>
        </w:r>
      </w:ins>
      <w:ins w:id="715" w:author="嶒棚文" w:date="2021-06-29T14:46:34Z">
        <w:r>
          <w:rPr/>
          <w:fldChar w:fldCharType="begin"/>
        </w:r>
      </w:ins>
      <w:ins w:id="716" w:author="嶒棚文" w:date="2021-06-29T14:46:34Z">
        <w:r>
          <w:rPr/>
          <w:instrText xml:space="preserve"> SEQ 图 \* ARABIC </w:instrText>
        </w:r>
      </w:ins>
      <w:ins w:id="717" w:author="嶒棚文" w:date="2021-06-29T14:46:34Z">
        <w:r>
          <w:rPr/>
          <w:fldChar w:fldCharType="separate"/>
        </w:r>
      </w:ins>
      <w:ins w:id="718" w:author="嶒棚文" w:date="2021-06-29T14:46:34Z">
        <w:r>
          <w:rPr/>
          <w:t>12</w:t>
        </w:r>
      </w:ins>
      <w:ins w:id="719" w:author="嶒棚文" w:date="2021-06-29T14:46:34Z">
        <w:r>
          <w:rPr/>
          <w:fldChar w:fldCharType="end"/>
        </w:r>
      </w:ins>
    </w:p>
    <w:p>
      <w:pPr>
        <w:ind w:firstLine="420"/>
        <w:jc w:val="both"/>
        <w:rPr>
          <w:ins w:id="720" w:author="嶒棚文" w:date="2021-06-29T19:45:01Z"/>
          <w:rFonts w:hint="eastAsia"/>
          <w:lang w:val="en-US" w:eastAsia="zh-CN"/>
        </w:rPr>
      </w:pPr>
      <w:ins w:id="721" w:author="嶒棚文" w:date="2021-06-29T15:08:02Z">
        <w:r>
          <w:rPr>
            <w:rFonts w:hint="eastAsia"/>
            <w:lang w:val="en-US" w:eastAsia="zh-CN"/>
          </w:rPr>
          <w:t>从图1</w:t>
        </w:r>
      </w:ins>
      <w:ins w:id="722" w:author="嶒棚文" w:date="2021-06-29T15:08:03Z">
        <w:r>
          <w:rPr>
            <w:rFonts w:hint="eastAsia"/>
            <w:lang w:val="en-US" w:eastAsia="zh-CN"/>
          </w:rPr>
          <w:t>2</w:t>
        </w:r>
      </w:ins>
      <w:ins w:id="723" w:author="嶒棚文" w:date="2021-06-29T15:08:07Z">
        <w:r>
          <w:rPr>
            <w:rFonts w:hint="eastAsia"/>
            <w:lang w:val="en-US" w:eastAsia="zh-CN"/>
          </w:rPr>
          <w:t>中</w:t>
        </w:r>
      </w:ins>
      <w:ins w:id="724" w:author="嶒棚文" w:date="2021-06-29T15:08:08Z">
        <w:r>
          <w:rPr>
            <w:rFonts w:hint="eastAsia"/>
            <w:lang w:val="en-US" w:eastAsia="zh-CN"/>
          </w:rPr>
          <w:t>的</w:t>
        </w:r>
      </w:ins>
      <w:ins w:id="725" w:author="嶒棚文" w:date="2021-06-29T15:08:10Z">
        <w:r>
          <w:rPr>
            <w:rFonts w:hint="eastAsia"/>
            <w:lang w:val="en-US" w:eastAsia="zh-CN"/>
          </w:rPr>
          <w:t>acc</w:t>
        </w:r>
      </w:ins>
      <w:ins w:id="726" w:author="嶒棚文" w:date="2021-06-29T15:08:11Z">
        <w:r>
          <w:rPr>
            <w:rFonts w:hint="eastAsia"/>
            <w:lang w:val="en-US" w:eastAsia="zh-CN"/>
          </w:rPr>
          <w:t>曲线</w:t>
        </w:r>
      </w:ins>
      <w:ins w:id="727" w:author="嶒棚文" w:date="2021-06-29T15:08:13Z">
        <w:r>
          <w:rPr>
            <w:rFonts w:hint="eastAsia"/>
            <w:lang w:val="en-US" w:eastAsia="zh-CN"/>
          </w:rPr>
          <w:t>可以看出，</w:t>
        </w:r>
      </w:ins>
      <w:ins w:id="728" w:author="嶒棚文" w:date="2021-06-29T15:09:01Z">
        <w:r>
          <w:rPr>
            <w:rFonts w:hint="eastAsia"/>
            <w:lang w:val="en-US" w:eastAsia="zh-CN"/>
          </w:rPr>
          <w:t>从</w:t>
        </w:r>
      </w:ins>
      <w:ins w:id="729" w:author="嶒棚文" w:date="2021-06-29T15:09:03Z">
        <w:r>
          <w:rPr>
            <w:rFonts w:hint="eastAsia"/>
            <w:lang w:val="en-US" w:eastAsia="zh-CN"/>
          </w:rPr>
          <w:t>曲线的</w:t>
        </w:r>
      </w:ins>
      <w:ins w:id="730" w:author="嶒棚文" w:date="2021-06-29T15:09:10Z">
        <w:r>
          <w:rPr>
            <w:rFonts w:hint="eastAsia"/>
            <w:lang w:val="en-US" w:eastAsia="zh-CN"/>
          </w:rPr>
          <w:t>震荡</w:t>
        </w:r>
      </w:ins>
      <w:ins w:id="731" w:author="嶒棚文" w:date="2021-06-29T15:09:11Z">
        <w:r>
          <w:rPr>
            <w:rFonts w:hint="eastAsia"/>
            <w:lang w:val="en-US" w:eastAsia="zh-CN"/>
          </w:rPr>
          <w:t>幅度</w:t>
        </w:r>
      </w:ins>
      <w:ins w:id="732" w:author="嶒棚文" w:date="2021-06-29T15:09:12Z">
        <w:r>
          <w:rPr>
            <w:rFonts w:hint="eastAsia"/>
            <w:lang w:val="en-US" w:eastAsia="zh-CN"/>
          </w:rPr>
          <w:t>与</w:t>
        </w:r>
      </w:ins>
      <w:ins w:id="733" w:author="嶒棚文" w:date="2021-06-29T15:09:13Z">
        <w:r>
          <w:rPr>
            <w:rFonts w:hint="eastAsia"/>
            <w:lang w:val="en-US" w:eastAsia="zh-CN"/>
          </w:rPr>
          <w:t>频率</w:t>
        </w:r>
      </w:ins>
      <w:ins w:id="734" w:author="嶒棚文" w:date="2021-06-29T15:09:14Z">
        <w:r>
          <w:rPr>
            <w:rFonts w:hint="eastAsia"/>
            <w:lang w:val="en-US" w:eastAsia="zh-CN"/>
          </w:rPr>
          <w:t>来看</w:t>
        </w:r>
      </w:ins>
      <w:ins w:id="735" w:author="嶒棚文" w:date="2021-06-29T15:09:15Z">
        <w:r>
          <w:rPr>
            <w:rFonts w:hint="eastAsia"/>
            <w:lang w:val="en-US" w:eastAsia="zh-CN"/>
          </w:rPr>
          <w:t>，</w:t>
        </w:r>
      </w:ins>
      <w:ins w:id="736" w:author="嶒棚文" w:date="2021-06-29T15:08:17Z">
        <w:r>
          <w:rPr>
            <w:rFonts w:hint="eastAsia"/>
            <w:lang w:val="en-US" w:eastAsia="zh-CN"/>
          </w:rPr>
          <w:t>我</w:t>
        </w:r>
      </w:ins>
      <w:ins w:id="737" w:author="嶒棚文" w:date="2021-06-29T15:08:20Z">
        <w:r>
          <w:rPr>
            <w:rFonts w:hint="eastAsia"/>
            <w:lang w:val="en-US" w:eastAsia="zh-CN"/>
          </w:rPr>
          <w:t>们的</w:t>
        </w:r>
      </w:ins>
      <w:ins w:id="738" w:author="嶒棚文" w:date="2021-06-29T15:08:21Z">
        <w:r>
          <w:rPr>
            <w:rFonts w:hint="eastAsia"/>
            <w:lang w:val="en-US" w:eastAsia="zh-CN"/>
          </w:rPr>
          <w:t>模型</w:t>
        </w:r>
      </w:ins>
      <w:ins w:id="739" w:author="嶒棚文" w:date="2021-06-29T15:08:24Z">
        <w:r>
          <w:rPr>
            <w:rFonts w:hint="eastAsia"/>
            <w:lang w:val="en-US" w:eastAsia="zh-CN"/>
          </w:rPr>
          <w:t>相比</w:t>
        </w:r>
      </w:ins>
      <w:ins w:id="740" w:author="嶒棚文" w:date="2021-06-29T15:08:29Z">
        <w:r>
          <w:rPr>
            <w:rFonts w:hint="eastAsia"/>
            <w:lang w:val="en-US" w:eastAsia="zh-CN"/>
          </w:rPr>
          <w:t>原网络</w:t>
        </w:r>
      </w:ins>
      <w:ins w:id="741" w:author="嶒棚文" w:date="2021-06-29T15:08:31Z">
        <w:r>
          <w:rPr>
            <w:rFonts w:hint="eastAsia"/>
            <w:lang w:val="en-US" w:eastAsia="zh-CN"/>
          </w:rPr>
          <w:t>的</w:t>
        </w:r>
      </w:ins>
      <w:ins w:id="742" w:author="嶒棚文" w:date="2021-06-29T15:08:33Z">
        <w:r>
          <w:rPr>
            <w:rFonts w:hint="eastAsia"/>
            <w:lang w:val="en-US" w:eastAsia="zh-CN"/>
          </w:rPr>
          <w:t>训练过程</w:t>
        </w:r>
      </w:ins>
      <w:ins w:id="743" w:author="嶒棚文" w:date="2021-06-29T15:08:35Z">
        <w:r>
          <w:rPr>
            <w:rFonts w:hint="eastAsia"/>
            <w:lang w:val="en-US" w:eastAsia="zh-CN"/>
          </w:rPr>
          <w:t>更加稳定，</w:t>
        </w:r>
      </w:ins>
      <w:ins w:id="744" w:author="嶒棚文" w:date="2021-06-29T15:08:39Z">
        <w:r>
          <w:rPr>
            <w:rFonts w:hint="eastAsia"/>
            <w:lang w:val="en-US" w:eastAsia="zh-CN"/>
          </w:rPr>
          <w:t>整体</w:t>
        </w:r>
      </w:ins>
      <w:ins w:id="745" w:author="嶒棚文" w:date="2021-06-29T15:08:44Z">
        <w:r>
          <w:rPr>
            <w:rFonts w:hint="eastAsia"/>
            <w:lang w:val="en-US" w:eastAsia="zh-CN"/>
          </w:rPr>
          <w:t>性能</w:t>
        </w:r>
      </w:ins>
      <w:ins w:id="746" w:author="嶒棚文" w:date="2021-06-29T15:08:45Z">
        <w:r>
          <w:rPr>
            <w:rFonts w:hint="eastAsia"/>
            <w:lang w:val="en-US" w:eastAsia="zh-CN"/>
          </w:rPr>
          <w:t>更加</w:t>
        </w:r>
      </w:ins>
      <w:ins w:id="747" w:author="嶒棚文" w:date="2021-06-29T15:08:49Z">
        <w:r>
          <w:rPr>
            <w:rFonts w:hint="eastAsia"/>
            <w:lang w:val="en-US" w:eastAsia="zh-CN"/>
          </w:rPr>
          <w:t>优越</w:t>
        </w:r>
      </w:ins>
      <w:ins w:id="748" w:author="嶒棚文" w:date="2021-06-29T15:09:18Z">
        <w:r>
          <w:rPr>
            <w:rFonts w:hint="eastAsia"/>
            <w:lang w:val="en-US" w:eastAsia="zh-CN"/>
          </w:rPr>
          <w:t>。</w:t>
        </w:r>
      </w:ins>
    </w:p>
    <w:p>
      <w:pPr>
        <w:jc w:val="center"/>
        <w:rPr>
          <w:ins w:id="749" w:author="嶒棚文" w:date="2021-06-29T19:45:02Z"/>
          <w:rFonts w:hint="eastAsia" w:ascii="华文仿宋" w:hAnsi="华文仿宋" w:eastAsia="华文仿宋"/>
          <w:sz w:val="24"/>
          <w:lang w:eastAsia="zh-CN"/>
        </w:rPr>
      </w:pPr>
      <w:ins w:id="750" w:author="嶒棚文" w:date="2021-06-29T19:51:17Z">
        <w:r>
          <w:rPr>
            <w:rFonts w:hint="eastAsia" w:ascii="华文仿宋" w:hAnsi="华文仿宋" w:eastAsia="华文仿宋"/>
            <w:sz w:val="24"/>
            <w:lang w:eastAsia="zh-CN"/>
          </w:rPr>
          <w:drawing>
            <wp:inline distT="0" distB="0" distL="114300" distR="114300">
              <wp:extent cx="3157855" cy="2369820"/>
              <wp:effectExtent l="0" t="0" r="4445" b="11430"/>
              <wp:docPr id="27" name="图片 27"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r"/>
                      <pic:cNvPicPr>
                        <a:picLocks noChangeAspect="1"/>
                      </pic:cNvPicPr>
                    </pic:nvPicPr>
                    <pic:blipFill>
                      <a:blip r:embed="rId26"/>
                      <a:stretch>
                        <a:fillRect/>
                      </a:stretch>
                    </pic:blipFill>
                    <pic:spPr>
                      <a:xfrm>
                        <a:off x="0" y="0"/>
                        <a:ext cx="3157855" cy="2369820"/>
                      </a:xfrm>
                      <a:prstGeom prst="rect">
                        <a:avLst/>
                      </a:prstGeom>
                    </pic:spPr>
                  </pic:pic>
                </a:graphicData>
              </a:graphic>
            </wp:inline>
          </w:drawing>
        </w:r>
      </w:ins>
    </w:p>
    <w:p>
      <w:pPr>
        <w:jc w:val="center"/>
        <w:rPr>
          <w:ins w:id="752" w:author="嶒棚文" w:date="2021-06-29T19:51:05Z"/>
          <w:rFonts w:hint="eastAsia"/>
          <w:lang w:val="en-US" w:eastAsia="zh-CN"/>
        </w:rPr>
      </w:pPr>
      <w:ins w:id="753" w:author="嶒棚文" w:date="2021-06-29T19:45:02Z">
        <w:r>
          <w:rPr/>
          <w:t xml:space="preserve">图 </w:t>
        </w:r>
      </w:ins>
      <w:ins w:id="754" w:author="嶒棚文" w:date="2021-06-29T19:45:02Z">
        <w:r>
          <w:rPr>
            <w:rFonts w:hint="eastAsia"/>
            <w:lang w:val="en-US" w:eastAsia="zh-CN"/>
          </w:rPr>
          <w:t>1</w:t>
        </w:r>
      </w:ins>
      <w:ins w:id="755" w:author="嶒棚文" w:date="2021-06-29T19:47:59Z">
        <w:r>
          <w:rPr>
            <w:rFonts w:hint="eastAsia"/>
            <w:lang w:val="en-US" w:eastAsia="zh-CN"/>
          </w:rPr>
          <w:t>3</w:t>
        </w:r>
      </w:ins>
    </w:p>
    <w:p>
      <w:pPr>
        <w:jc w:val="center"/>
        <w:rPr>
          <w:ins w:id="756" w:author="嶒棚文" w:date="2021-06-29T19:51:05Z"/>
          <w:rFonts w:hint="eastAsia" w:ascii="华文仿宋" w:hAnsi="华文仿宋" w:eastAsia="华文仿宋"/>
          <w:sz w:val="24"/>
          <w:lang w:eastAsia="zh-CN"/>
        </w:rPr>
      </w:pPr>
      <w:ins w:id="757" w:author="嶒棚文" w:date="2021-06-29T19:52:00Z">
        <w:r>
          <w:rPr>
            <w:rFonts w:hint="eastAsia" w:ascii="华文仿宋" w:hAnsi="华文仿宋" w:eastAsia="华文仿宋"/>
            <w:sz w:val="24"/>
            <w:lang w:eastAsia="zh-CN"/>
          </w:rPr>
          <w:drawing>
            <wp:inline distT="0" distB="0" distL="114300" distR="114300">
              <wp:extent cx="3224530" cy="2418715"/>
              <wp:effectExtent l="0" t="0" r="13970" b="635"/>
              <wp:docPr id="26" name="图片 26"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c"/>
                      <pic:cNvPicPr>
                        <a:picLocks noChangeAspect="1"/>
                      </pic:cNvPicPr>
                    </pic:nvPicPr>
                    <pic:blipFill>
                      <a:blip r:embed="rId27"/>
                      <a:stretch>
                        <a:fillRect/>
                      </a:stretch>
                    </pic:blipFill>
                    <pic:spPr>
                      <a:xfrm>
                        <a:off x="0" y="0"/>
                        <a:ext cx="3224530" cy="2418715"/>
                      </a:xfrm>
                      <a:prstGeom prst="rect">
                        <a:avLst/>
                      </a:prstGeom>
                    </pic:spPr>
                  </pic:pic>
                </a:graphicData>
              </a:graphic>
            </wp:inline>
          </w:drawing>
        </w:r>
      </w:ins>
    </w:p>
    <w:p>
      <w:pPr>
        <w:jc w:val="center"/>
        <w:rPr>
          <w:ins w:id="759" w:author="嶒棚文" w:date="2021-06-29T19:51:05Z"/>
        </w:rPr>
      </w:pPr>
      <w:ins w:id="760" w:author="嶒棚文" w:date="2021-06-29T19:51:05Z">
        <w:r>
          <w:rPr/>
          <w:t xml:space="preserve">图 </w:t>
        </w:r>
      </w:ins>
      <w:ins w:id="761" w:author="嶒棚文" w:date="2021-06-29T19:51:05Z">
        <w:commentRangeStart w:id="53"/>
        <w:r>
          <w:rPr/>
          <w:fldChar w:fldCharType="begin"/>
        </w:r>
      </w:ins>
      <w:ins w:id="762" w:author="嶒棚文" w:date="2021-06-29T19:51:05Z">
        <w:r>
          <w:rPr/>
          <w:instrText xml:space="preserve"> SEQ 图 \* ARABIC </w:instrText>
        </w:r>
      </w:ins>
      <w:ins w:id="763" w:author="嶒棚文" w:date="2021-06-29T19:51:05Z">
        <w:r>
          <w:rPr/>
          <w:fldChar w:fldCharType="separate"/>
        </w:r>
      </w:ins>
      <w:ins w:id="764" w:author="嶒棚文" w:date="2021-06-29T19:51:05Z">
        <w:r>
          <w:rPr/>
          <w:t>1</w:t>
        </w:r>
      </w:ins>
      <w:ins w:id="765" w:author="嶒棚文" w:date="2021-06-29T19:51:05Z">
        <w:r>
          <w:rPr>
            <w:rFonts w:hint="eastAsia"/>
            <w:lang w:val="en-US" w:eastAsia="zh-CN"/>
          </w:rPr>
          <w:t>4</w:t>
        </w:r>
      </w:ins>
      <w:ins w:id="766" w:author="嶒棚文" w:date="2021-06-29T19:51:05Z">
        <w:r>
          <w:rPr/>
          <w:fldChar w:fldCharType="end"/>
        </w:r>
        <w:commentRangeEnd w:id="53"/>
      </w:ins>
      <w:ins w:id="767" w:author="嶒棚文" w:date="2021-06-29T19:51:05Z">
        <w:r>
          <w:rPr>
            <w:rStyle w:val="13"/>
          </w:rPr>
          <w:commentReference w:id="53"/>
        </w:r>
      </w:ins>
    </w:p>
    <w:p>
      <w:pPr>
        <w:jc w:val="center"/>
        <w:rPr>
          <w:ins w:id="768" w:author="嶒棚文" w:date="2021-06-29T19:48:35Z"/>
          <w:rFonts w:hint="eastAsia"/>
          <w:lang w:val="en-US" w:eastAsia="zh-CN"/>
        </w:rPr>
      </w:pPr>
    </w:p>
    <w:p>
      <w:pPr>
        <w:jc w:val="both"/>
        <w:rPr>
          <w:ins w:id="769" w:author="嶒棚文" w:date="2021-06-29T19:50:59Z"/>
          <w:rFonts w:hint="default"/>
          <w:lang w:val="en-US" w:eastAsia="zh-CN"/>
        </w:rPr>
      </w:pPr>
      <w:ins w:id="770" w:author="嶒棚文" w:date="2021-06-29T19:48:39Z">
        <w:r>
          <w:rPr>
            <w:rFonts w:hint="eastAsia"/>
            <w:lang w:val="en-US" w:eastAsia="zh-CN"/>
          </w:rPr>
          <w:t>如</w:t>
        </w:r>
      </w:ins>
      <w:ins w:id="771" w:author="嶒棚文" w:date="2021-06-29T19:48:40Z">
        <w:r>
          <w:rPr>
            <w:rFonts w:hint="eastAsia"/>
            <w:lang w:val="en-US" w:eastAsia="zh-CN"/>
          </w:rPr>
          <w:t>图1</w:t>
        </w:r>
      </w:ins>
      <w:ins w:id="772" w:author="嶒棚文" w:date="2021-06-29T19:48:41Z">
        <w:r>
          <w:rPr>
            <w:rFonts w:hint="eastAsia"/>
            <w:lang w:val="en-US" w:eastAsia="zh-CN"/>
          </w:rPr>
          <w:t>3</w:t>
        </w:r>
      </w:ins>
      <w:ins w:id="773" w:author="嶒棚文" w:date="2021-06-29T19:51:48Z">
        <w:r>
          <w:rPr>
            <w:rFonts w:hint="eastAsia"/>
            <w:lang w:val="en-US" w:eastAsia="zh-CN"/>
          </w:rPr>
          <w:t>的</w:t>
        </w:r>
      </w:ins>
      <w:ins w:id="774" w:author="嶒棚文" w:date="2021-06-29T19:51:49Z">
        <w:r>
          <w:rPr>
            <w:rFonts w:hint="eastAsia"/>
            <w:lang w:val="en-US" w:eastAsia="zh-CN"/>
          </w:rPr>
          <w:t>PR</w:t>
        </w:r>
      </w:ins>
      <w:ins w:id="775" w:author="嶒棚文" w:date="2021-06-29T19:51:50Z">
        <w:r>
          <w:rPr>
            <w:rFonts w:hint="eastAsia"/>
            <w:lang w:val="en-US" w:eastAsia="zh-CN"/>
          </w:rPr>
          <w:t>曲线</w:t>
        </w:r>
      </w:ins>
      <w:ins w:id="776" w:author="嶒棚文" w:date="2021-06-29T19:48:41Z">
        <w:r>
          <w:rPr>
            <w:rFonts w:hint="eastAsia"/>
            <w:lang w:val="en-US" w:eastAsia="zh-CN"/>
          </w:rPr>
          <w:t>所示</w:t>
        </w:r>
      </w:ins>
      <w:ins w:id="777" w:author="嶒棚文" w:date="2021-06-29T19:48:42Z">
        <w:r>
          <w:rPr>
            <w:rFonts w:hint="eastAsia"/>
            <w:lang w:val="en-US" w:eastAsia="zh-CN"/>
          </w:rPr>
          <w:t>，</w:t>
        </w:r>
      </w:ins>
      <w:ins w:id="778" w:author="嶒棚文" w:date="2021-06-29T19:48:47Z">
        <w:r>
          <w:rPr>
            <w:rFonts w:hint="eastAsia"/>
            <w:lang w:val="en-US" w:eastAsia="zh-CN"/>
          </w:rPr>
          <w:t>我们</w:t>
        </w:r>
      </w:ins>
      <w:ins w:id="779" w:author="嶒棚文" w:date="2021-06-29T19:48:58Z">
        <w:r>
          <w:rPr>
            <w:rFonts w:hint="eastAsia"/>
            <w:lang w:val="en-US" w:eastAsia="zh-CN"/>
          </w:rPr>
          <w:t>的</w:t>
        </w:r>
      </w:ins>
      <w:ins w:id="780" w:author="嶒棚文" w:date="2021-06-29T19:48:48Z">
        <w:r>
          <w:rPr>
            <w:rFonts w:hint="eastAsia"/>
            <w:lang w:val="en-US" w:eastAsia="zh-CN"/>
          </w:rPr>
          <w:t>最终模型</w:t>
        </w:r>
      </w:ins>
      <w:ins w:id="781" w:author="嶒棚文" w:date="2021-06-29T19:48:56Z">
        <w:r>
          <w:rPr>
            <w:rFonts w:hint="eastAsia"/>
            <w:lang w:val="en-US" w:eastAsia="zh-CN"/>
          </w:rPr>
          <w:t>上，</w:t>
        </w:r>
      </w:ins>
      <w:ins w:id="782" w:author="嶒棚文" w:date="2021-06-29T19:49:01Z">
        <w:r>
          <w:rPr>
            <w:rFonts w:hint="eastAsia"/>
            <w:lang w:val="en-US" w:eastAsia="zh-CN"/>
          </w:rPr>
          <w:t>针对</w:t>
        </w:r>
      </w:ins>
      <w:ins w:id="783" w:author="嶒棚文" w:date="2021-06-29T19:49:02Z">
        <w:r>
          <w:rPr>
            <w:rFonts w:hint="eastAsia"/>
            <w:lang w:val="en-US" w:eastAsia="zh-CN"/>
          </w:rPr>
          <w:t>不同</w:t>
        </w:r>
      </w:ins>
      <w:ins w:id="784" w:author="嶒棚文" w:date="2021-06-29T19:49:06Z">
        <w:r>
          <w:rPr>
            <w:rFonts w:hint="eastAsia"/>
            <w:lang w:val="en-US" w:eastAsia="zh-CN"/>
          </w:rPr>
          <w:t>召回率点</w:t>
        </w:r>
      </w:ins>
      <w:ins w:id="785" w:author="嶒棚文" w:date="2021-06-29T19:49:09Z">
        <w:r>
          <w:rPr>
            <w:rFonts w:hint="eastAsia"/>
            <w:lang w:val="en-US" w:eastAsia="zh-CN"/>
          </w:rPr>
          <w:t>上的</w:t>
        </w:r>
      </w:ins>
      <w:ins w:id="786" w:author="嶒棚文" w:date="2021-06-29T19:49:13Z">
        <w:r>
          <w:rPr>
            <w:rFonts w:hint="eastAsia"/>
            <w:lang w:val="en-US" w:eastAsia="zh-CN"/>
          </w:rPr>
          <w:t>平均</w:t>
        </w:r>
      </w:ins>
      <w:ins w:id="787" w:author="嶒棚文" w:date="2021-06-29T19:49:16Z">
        <w:r>
          <w:rPr>
            <w:rFonts w:hint="eastAsia"/>
            <w:lang w:val="en-US" w:eastAsia="zh-CN"/>
          </w:rPr>
          <w:t>精确度</w:t>
        </w:r>
      </w:ins>
      <w:ins w:id="788" w:author="嶒棚文" w:date="2021-06-29T19:49:17Z">
        <w:r>
          <w:rPr>
            <w:rFonts w:hint="eastAsia"/>
            <w:lang w:val="en-US" w:eastAsia="zh-CN"/>
          </w:rPr>
          <w:t>A</w:t>
        </w:r>
      </w:ins>
      <w:ins w:id="789" w:author="嶒棚文" w:date="2021-06-29T19:49:18Z">
        <w:r>
          <w:rPr>
            <w:rFonts w:hint="eastAsia"/>
            <w:lang w:val="en-US" w:eastAsia="zh-CN"/>
          </w:rPr>
          <w:t>P=</w:t>
        </w:r>
      </w:ins>
      <w:ins w:id="790" w:author="嶒棚文" w:date="2021-06-29T19:49:20Z">
        <w:r>
          <w:rPr>
            <w:rFonts w:hint="eastAsia"/>
            <w:lang w:val="en-US" w:eastAsia="zh-CN"/>
          </w:rPr>
          <w:t>0.</w:t>
        </w:r>
      </w:ins>
      <w:ins w:id="791" w:author="嶒棚文" w:date="2021-06-29T19:49:21Z">
        <w:r>
          <w:rPr>
            <w:rFonts w:hint="eastAsia"/>
            <w:lang w:val="en-US" w:eastAsia="zh-CN"/>
          </w:rPr>
          <w:t>96</w:t>
        </w:r>
      </w:ins>
      <w:ins w:id="792" w:author="嶒棚文" w:date="2021-06-29T19:49:23Z">
        <w:r>
          <w:rPr>
            <w:rFonts w:hint="eastAsia"/>
            <w:lang w:val="en-US" w:eastAsia="zh-CN"/>
          </w:rPr>
          <w:t>，</w:t>
        </w:r>
      </w:ins>
      <w:ins w:id="793" w:author="嶒棚文" w:date="2021-06-29T19:50:33Z">
        <w:r>
          <w:rPr>
            <w:rFonts w:hint="eastAsia"/>
            <w:lang w:val="en-US" w:eastAsia="zh-CN"/>
          </w:rPr>
          <w:t>证实</w:t>
        </w:r>
      </w:ins>
      <w:ins w:id="794" w:author="嶒棚文" w:date="2021-06-29T19:50:34Z">
        <w:r>
          <w:rPr>
            <w:rFonts w:hint="eastAsia"/>
            <w:lang w:val="en-US" w:eastAsia="zh-CN"/>
          </w:rPr>
          <w:t>了</w:t>
        </w:r>
      </w:ins>
      <w:ins w:id="795" w:author="嶒棚文" w:date="2021-06-29T19:50:35Z">
        <w:r>
          <w:rPr>
            <w:rFonts w:hint="eastAsia"/>
            <w:lang w:val="en-US" w:eastAsia="zh-CN"/>
          </w:rPr>
          <w:t>模型的</w:t>
        </w:r>
      </w:ins>
      <w:ins w:id="796" w:author="嶒棚文" w:date="2021-06-29T19:50:46Z">
        <w:r>
          <w:rPr>
            <w:rFonts w:hint="eastAsia"/>
            <w:lang w:val="en-US" w:eastAsia="zh-CN"/>
          </w:rPr>
          <w:t>诊断</w:t>
        </w:r>
      </w:ins>
      <w:ins w:id="797" w:author="嶒棚文" w:date="2021-06-29T19:50:49Z">
        <w:r>
          <w:rPr>
            <w:rFonts w:hint="eastAsia"/>
            <w:lang w:val="en-US" w:eastAsia="zh-CN"/>
          </w:rPr>
          <w:t>能力</w:t>
        </w:r>
      </w:ins>
      <w:ins w:id="798" w:author="嶒棚文" w:date="2021-06-29T19:50:41Z">
        <w:r>
          <w:rPr>
            <w:rFonts w:hint="eastAsia"/>
            <w:lang w:val="en-US" w:eastAsia="zh-CN"/>
          </w:rPr>
          <w:t>相当优异</w:t>
        </w:r>
      </w:ins>
      <w:ins w:id="799" w:author="嶒棚文" w:date="2021-06-29T19:50:58Z">
        <w:r>
          <w:rPr>
            <w:rFonts w:hint="eastAsia"/>
            <w:lang w:val="en-US" w:eastAsia="zh-CN"/>
          </w:rPr>
          <w:t>。</w:t>
        </w:r>
      </w:ins>
      <w:ins w:id="800" w:author="嶒棚文" w:date="2021-06-29T19:51:35Z">
        <w:r>
          <w:rPr>
            <w:rFonts w:hint="eastAsia"/>
            <w:lang w:val="en-US" w:eastAsia="zh-CN"/>
          </w:rPr>
          <w:t>结合</w:t>
        </w:r>
      </w:ins>
      <w:ins w:id="801" w:author="嶒棚文" w:date="2021-06-29T19:52:08Z">
        <w:r>
          <w:rPr>
            <w:rFonts w:hint="eastAsia"/>
            <w:lang w:val="en-US" w:eastAsia="zh-CN"/>
          </w:rPr>
          <w:t>ROC</w:t>
        </w:r>
      </w:ins>
      <w:ins w:id="802" w:author="嶒棚文" w:date="2021-06-29T19:52:09Z">
        <w:r>
          <w:rPr>
            <w:rFonts w:hint="eastAsia"/>
            <w:lang w:val="en-US" w:eastAsia="zh-CN"/>
          </w:rPr>
          <w:t>曲线</w:t>
        </w:r>
      </w:ins>
      <w:ins w:id="803" w:author="嶒棚文" w:date="2021-06-29T19:52:12Z">
        <w:r>
          <w:rPr>
            <w:rFonts w:hint="eastAsia"/>
            <w:lang w:val="en-US" w:eastAsia="zh-CN"/>
          </w:rPr>
          <w:t>，</w:t>
        </w:r>
      </w:ins>
      <w:ins w:id="804" w:author="嶒棚文" w:date="2021-06-29T19:52:17Z">
        <w:r>
          <w:rPr>
            <w:rFonts w:hint="eastAsia"/>
            <w:lang w:val="en-US" w:eastAsia="zh-CN"/>
          </w:rPr>
          <w:t>C</w:t>
        </w:r>
      </w:ins>
      <w:ins w:id="805" w:author="嶒棚文" w:date="2021-06-29T19:52:18Z">
        <w:r>
          <w:rPr>
            <w:rFonts w:hint="eastAsia"/>
            <w:lang w:val="en-US" w:eastAsia="zh-CN"/>
          </w:rPr>
          <w:t>AD</w:t>
        </w:r>
      </w:ins>
      <w:ins w:id="806" w:author="嶒棚文" w:date="2021-06-29T19:52:20Z">
        <w:r>
          <w:rPr>
            <w:rFonts w:hint="eastAsia"/>
            <w:lang w:val="en-US" w:eastAsia="zh-CN"/>
          </w:rPr>
          <w:t>在</w:t>
        </w:r>
      </w:ins>
      <w:ins w:id="807" w:author="嶒棚文" w:date="2021-06-29T19:56:06Z">
        <w:r>
          <w:rPr>
            <w:rFonts w:hint="eastAsia"/>
            <w:lang w:val="en-US" w:eastAsia="zh-CN"/>
          </w:rPr>
          <w:t>病理</w:t>
        </w:r>
      </w:ins>
      <w:ins w:id="808" w:author="嶒棚文" w:date="2021-06-29T19:53:37Z">
        <w:r>
          <w:rPr>
            <w:rFonts w:hint="eastAsia"/>
            <w:lang w:val="en-US" w:eastAsia="zh-CN"/>
          </w:rPr>
          <w:t>辅助</w:t>
        </w:r>
      </w:ins>
      <w:ins w:id="809" w:author="嶒棚文" w:date="2021-06-29T19:53:38Z">
        <w:r>
          <w:rPr>
            <w:rFonts w:hint="eastAsia"/>
            <w:lang w:val="en-US" w:eastAsia="zh-CN"/>
          </w:rPr>
          <w:t>诊断</w:t>
        </w:r>
      </w:ins>
      <w:ins w:id="810" w:author="嶒棚文" w:date="2021-06-29T19:53:40Z">
        <w:r>
          <w:rPr>
            <w:rFonts w:hint="eastAsia"/>
            <w:lang w:val="en-US" w:eastAsia="zh-CN"/>
          </w:rPr>
          <w:t>上</w:t>
        </w:r>
      </w:ins>
      <w:ins w:id="811" w:author="嶒棚文" w:date="2021-06-29T19:55:43Z">
        <w:r>
          <w:rPr>
            <w:rFonts w:hint="eastAsia"/>
            <w:lang w:val="en-US" w:eastAsia="zh-CN"/>
          </w:rPr>
          <w:t>，</w:t>
        </w:r>
      </w:ins>
      <w:ins w:id="812" w:author="嶒棚文" w:date="2021-06-29T19:55:46Z">
        <w:r>
          <w:rPr>
            <w:rFonts w:hint="eastAsia"/>
            <w:lang w:val="en-US" w:eastAsia="zh-CN"/>
          </w:rPr>
          <w:t>对</w:t>
        </w:r>
      </w:ins>
      <w:ins w:id="813" w:author="嶒棚文" w:date="2021-06-29T19:52:53Z">
        <w:r>
          <w:rPr>
            <w:rFonts w:hint="eastAsia"/>
            <w:lang w:val="en-US" w:eastAsia="zh-CN"/>
          </w:rPr>
          <w:t>SFU</w:t>
        </w:r>
      </w:ins>
      <w:ins w:id="814" w:author="嶒棚文" w:date="2021-06-29T19:52:54Z">
        <w:r>
          <w:rPr>
            <w:rFonts w:hint="eastAsia"/>
            <w:lang w:val="en-US" w:eastAsia="zh-CN"/>
          </w:rPr>
          <w:t>_3</w:t>
        </w:r>
      </w:ins>
      <w:ins w:id="815" w:author="嶒棚文" w:date="2021-06-29T19:54:04Z">
        <w:r>
          <w:rPr>
            <w:rFonts w:hint="eastAsia"/>
            <w:lang w:val="en-US" w:eastAsia="zh-CN"/>
          </w:rPr>
          <w:t>类别的</w:t>
        </w:r>
      </w:ins>
      <w:ins w:id="816" w:author="嶒棚文" w:date="2021-06-29T19:54:06Z">
        <w:r>
          <w:rPr>
            <w:rFonts w:hint="eastAsia"/>
            <w:lang w:val="en-US" w:eastAsia="zh-CN"/>
          </w:rPr>
          <w:t>诊断</w:t>
        </w:r>
      </w:ins>
      <w:ins w:id="817" w:author="嶒棚文" w:date="2021-06-29T19:55:50Z">
        <w:r>
          <w:rPr>
            <w:rFonts w:hint="eastAsia"/>
            <w:lang w:val="en-US" w:eastAsia="zh-CN"/>
          </w:rPr>
          <w:t>效果</w:t>
        </w:r>
      </w:ins>
      <w:ins w:id="818" w:author="嶒棚文" w:date="2021-06-29T19:55:51Z">
        <w:r>
          <w:rPr>
            <w:rFonts w:hint="eastAsia"/>
            <w:lang w:val="en-US" w:eastAsia="zh-CN"/>
          </w:rPr>
          <w:t>相对</w:t>
        </w:r>
      </w:ins>
      <w:ins w:id="819" w:author="嶒棚文" w:date="2021-06-29T19:55:53Z">
        <w:r>
          <w:rPr>
            <w:rFonts w:hint="eastAsia"/>
            <w:lang w:val="en-US" w:eastAsia="zh-CN"/>
          </w:rPr>
          <w:t>最差</w:t>
        </w:r>
      </w:ins>
      <w:ins w:id="820" w:author="嶒棚文" w:date="2021-06-29T19:52:56Z">
        <w:r>
          <w:rPr>
            <w:rFonts w:hint="eastAsia"/>
            <w:lang w:val="en-US" w:eastAsia="zh-CN"/>
          </w:rPr>
          <w:t>,</w:t>
        </w:r>
      </w:ins>
      <w:ins w:id="821" w:author="嶒棚文" w:date="2021-06-29T19:54:11Z">
        <w:r>
          <w:rPr>
            <w:rFonts w:hint="eastAsia"/>
            <w:lang w:val="en-US" w:eastAsia="zh-CN"/>
          </w:rPr>
          <w:t xml:space="preserve"> </w:t>
        </w:r>
      </w:ins>
      <w:ins w:id="822" w:author="嶒棚文" w:date="2021-06-29T19:53:01Z">
        <w:r>
          <w:rPr>
            <w:rFonts w:hint="eastAsia"/>
            <w:lang w:val="en-US" w:eastAsia="zh-CN"/>
          </w:rPr>
          <w:t>但</w:t>
        </w:r>
      </w:ins>
      <w:ins w:id="823" w:author="嶒棚文" w:date="2021-06-29T19:56:13Z">
        <w:r>
          <w:rPr>
            <w:rFonts w:hint="eastAsia"/>
            <w:lang w:val="en-US" w:eastAsia="zh-CN"/>
          </w:rPr>
          <w:t>其</w:t>
        </w:r>
      </w:ins>
      <w:ins w:id="824" w:author="嶒棚文" w:date="2021-06-29T19:59:48Z">
        <w:r>
          <w:rPr>
            <w:rFonts w:hint="eastAsia"/>
            <w:lang w:val="en-US" w:eastAsia="zh-CN"/>
          </w:rPr>
          <w:t>auc</w:t>
        </w:r>
      </w:ins>
      <w:ins w:id="825" w:author="嶒棚文" w:date="2021-06-29T19:53:01Z">
        <w:r>
          <w:rPr>
            <w:rFonts w:hint="eastAsia"/>
            <w:lang w:val="en-US" w:eastAsia="zh-CN"/>
          </w:rPr>
          <w:t>也</w:t>
        </w:r>
      </w:ins>
      <w:ins w:id="826" w:author="嶒棚文" w:date="2021-06-29T19:53:02Z">
        <w:r>
          <w:rPr>
            <w:rFonts w:hint="eastAsia"/>
            <w:lang w:val="en-US" w:eastAsia="zh-CN"/>
          </w:rPr>
          <w:t>高达</w:t>
        </w:r>
      </w:ins>
      <w:ins w:id="827" w:author="嶒棚文" w:date="2021-06-29T19:53:07Z">
        <w:r>
          <w:rPr>
            <w:rFonts w:hint="eastAsia"/>
            <w:lang w:val="en-US" w:eastAsia="zh-CN"/>
          </w:rPr>
          <w:t>0</w:t>
        </w:r>
      </w:ins>
      <w:ins w:id="828" w:author="嶒棚文" w:date="2021-06-29T19:53:08Z">
        <w:r>
          <w:rPr>
            <w:rFonts w:hint="eastAsia"/>
            <w:lang w:val="en-US" w:eastAsia="zh-CN"/>
          </w:rPr>
          <w:t>.90</w:t>
        </w:r>
      </w:ins>
      <w:ins w:id="829" w:author="嶒棚文" w:date="2021-06-29T20:02:30Z">
        <w:r>
          <w:rPr>
            <w:rFonts w:hint="eastAsia"/>
            <w:lang w:val="en-US" w:eastAsia="zh-CN"/>
          </w:rPr>
          <w:t>。</w:t>
        </w:r>
      </w:ins>
      <w:ins w:id="830" w:author="嶒棚文" w:date="2021-06-29T20:02:38Z">
        <w:r>
          <w:rPr>
            <w:rFonts w:hint="eastAsia"/>
            <w:lang w:val="en-US" w:eastAsia="zh-CN"/>
          </w:rPr>
          <w:t>整体上</w:t>
        </w:r>
      </w:ins>
      <w:ins w:id="831" w:author="嶒棚文" w:date="2021-06-29T20:02:39Z">
        <w:r>
          <w:rPr>
            <w:rFonts w:hint="eastAsia"/>
            <w:lang w:val="en-US" w:eastAsia="zh-CN"/>
          </w:rPr>
          <w:t>，</w:t>
        </w:r>
      </w:ins>
      <w:ins w:id="832" w:author="嶒棚文" w:date="2021-06-29T20:02:41Z">
        <w:r>
          <w:rPr>
            <w:rFonts w:hint="eastAsia"/>
            <w:lang w:val="en-US" w:eastAsia="zh-CN"/>
          </w:rPr>
          <w:t>M</w:t>
        </w:r>
      </w:ins>
      <w:ins w:id="833" w:author="嶒棚文" w:date="2021-06-29T20:02:42Z">
        <w:r>
          <w:rPr>
            <w:rFonts w:hint="eastAsia"/>
            <w:lang w:val="en-US" w:eastAsia="zh-CN"/>
          </w:rPr>
          <w:t xml:space="preserve">icro </w:t>
        </w:r>
      </w:ins>
      <w:ins w:id="834" w:author="嶒棚文" w:date="2021-06-29T20:02:43Z">
        <w:r>
          <w:rPr>
            <w:rFonts w:hint="eastAsia"/>
            <w:lang w:val="en-US" w:eastAsia="zh-CN"/>
          </w:rPr>
          <w:t xml:space="preserve">= </w:t>
        </w:r>
      </w:ins>
      <w:ins w:id="835" w:author="嶒棚文" w:date="2021-06-29T20:02:45Z">
        <w:r>
          <w:rPr>
            <w:rFonts w:hint="eastAsia"/>
            <w:lang w:val="en-US" w:eastAsia="zh-CN"/>
          </w:rPr>
          <w:t>0.</w:t>
        </w:r>
      </w:ins>
      <w:ins w:id="836" w:author="嶒棚文" w:date="2021-06-29T20:02:48Z">
        <w:r>
          <w:rPr>
            <w:rFonts w:hint="eastAsia"/>
            <w:lang w:val="en-US" w:eastAsia="zh-CN"/>
          </w:rPr>
          <w:t>9</w:t>
        </w:r>
      </w:ins>
      <w:ins w:id="837" w:author="嶒棚文" w:date="2021-06-29T20:02:49Z">
        <w:r>
          <w:rPr>
            <w:rFonts w:hint="eastAsia"/>
            <w:lang w:val="en-US" w:eastAsia="zh-CN"/>
          </w:rPr>
          <w:t xml:space="preserve">7 </w:t>
        </w:r>
      </w:ins>
      <w:ins w:id="838" w:author="嶒棚文" w:date="2021-06-29T20:02:24Z">
        <w:r>
          <w:rPr>
            <w:rFonts w:hint="eastAsia"/>
            <w:lang w:val="en-US" w:eastAsia="zh-CN"/>
          </w:rPr>
          <w:t>M</w:t>
        </w:r>
      </w:ins>
      <w:ins w:id="839" w:author="嶒棚文" w:date="2021-06-29T20:02:26Z">
        <w:r>
          <w:rPr>
            <w:rFonts w:hint="eastAsia"/>
            <w:lang w:val="en-US" w:eastAsia="zh-CN"/>
          </w:rPr>
          <w:t>acro</w:t>
        </w:r>
      </w:ins>
      <w:ins w:id="840" w:author="嶒棚文" w:date="2021-06-29T20:02:53Z">
        <w:r>
          <w:rPr>
            <w:rFonts w:hint="eastAsia"/>
            <w:lang w:val="en-US" w:eastAsia="zh-CN"/>
          </w:rPr>
          <w:t>=</w:t>
        </w:r>
      </w:ins>
      <w:ins w:id="841" w:author="嶒棚文" w:date="2021-06-29T20:02:54Z">
        <w:r>
          <w:rPr>
            <w:rFonts w:hint="eastAsia"/>
            <w:lang w:val="en-US" w:eastAsia="zh-CN"/>
          </w:rPr>
          <w:t>0.</w:t>
        </w:r>
      </w:ins>
      <w:ins w:id="842" w:author="嶒棚文" w:date="2021-06-29T20:02:55Z">
        <w:r>
          <w:rPr>
            <w:rFonts w:hint="eastAsia"/>
            <w:lang w:val="en-US" w:eastAsia="zh-CN"/>
          </w:rPr>
          <w:t>9</w:t>
        </w:r>
      </w:ins>
      <w:ins w:id="843" w:author="嶒棚文" w:date="2021-06-29T20:02:56Z">
        <w:r>
          <w:rPr>
            <w:rFonts w:hint="eastAsia"/>
            <w:lang w:val="en-US" w:eastAsia="zh-CN"/>
          </w:rPr>
          <w:t>5</w:t>
        </w:r>
      </w:ins>
      <w:ins w:id="844" w:author="嶒棚文" w:date="2021-06-29T20:02:58Z">
        <w:r>
          <w:rPr>
            <w:rFonts w:hint="eastAsia"/>
            <w:lang w:val="en-US" w:eastAsia="zh-CN"/>
          </w:rPr>
          <w:t>,</w:t>
        </w:r>
      </w:ins>
      <w:ins w:id="845" w:author="嶒棚文" w:date="2021-06-29T20:03:01Z">
        <w:r>
          <w:rPr>
            <w:rFonts w:hint="eastAsia"/>
            <w:lang w:val="en-US" w:eastAsia="zh-CN"/>
          </w:rPr>
          <w:t xml:space="preserve"> </w:t>
        </w:r>
      </w:ins>
      <w:ins w:id="846" w:author="嶒棚文" w:date="2021-06-29T20:03:10Z">
        <w:r>
          <w:rPr>
            <w:rFonts w:hint="eastAsia"/>
            <w:lang w:val="en-US" w:eastAsia="zh-CN"/>
          </w:rPr>
          <w:t>证实了</w:t>
        </w:r>
      </w:ins>
      <w:ins w:id="847" w:author="嶒棚文" w:date="2021-06-29T20:03:16Z">
        <w:r>
          <w:rPr>
            <w:rFonts w:hint="eastAsia"/>
            <w:lang w:val="en-US" w:eastAsia="zh-CN"/>
          </w:rPr>
          <w:t>我们的</w:t>
        </w:r>
      </w:ins>
      <w:ins w:id="848" w:author="嶒棚文" w:date="2021-06-29T20:03:17Z">
        <w:r>
          <w:rPr>
            <w:rFonts w:hint="eastAsia"/>
            <w:lang w:val="en-US" w:eastAsia="zh-CN"/>
          </w:rPr>
          <w:t>分类</w:t>
        </w:r>
      </w:ins>
      <w:ins w:id="849" w:author="嶒棚文" w:date="2021-06-29T20:03:19Z">
        <w:r>
          <w:rPr>
            <w:rFonts w:hint="eastAsia"/>
            <w:lang w:val="en-US" w:eastAsia="zh-CN"/>
          </w:rPr>
          <w:t>器</w:t>
        </w:r>
      </w:ins>
      <w:ins w:id="850" w:author="嶒棚文" w:date="2021-06-29T20:03:22Z">
        <w:r>
          <w:rPr>
            <w:rFonts w:hint="eastAsia"/>
            <w:lang w:val="en-US" w:eastAsia="zh-CN"/>
          </w:rPr>
          <w:t>的</w:t>
        </w:r>
      </w:ins>
      <w:ins w:id="851" w:author="嶒棚文" w:date="2021-06-29T20:03:24Z">
        <w:r>
          <w:rPr>
            <w:rFonts w:hint="eastAsia"/>
            <w:lang w:val="en-US" w:eastAsia="zh-CN"/>
          </w:rPr>
          <w:t>效果</w:t>
        </w:r>
      </w:ins>
      <w:ins w:id="852" w:author="嶒棚文" w:date="2021-06-29T20:03:26Z">
        <w:r>
          <w:rPr>
            <w:rFonts w:hint="eastAsia"/>
            <w:lang w:val="en-US" w:eastAsia="zh-CN"/>
          </w:rPr>
          <w:t>优良</w:t>
        </w:r>
      </w:ins>
      <w:ins w:id="853" w:author="嶒棚文" w:date="2021-06-29T20:03:27Z">
        <w:r>
          <w:rPr>
            <w:rFonts w:hint="eastAsia"/>
            <w:lang w:val="en-US" w:eastAsia="zh-CN"/>
          </w:rPr>
          <w:t>。</w:t>
        </w:r>
      </w:ins>
    </w:p>
    <w:p>
      <w:pPr>
        <w:jc w:val="both"/>
        <w:rPr>
          <w:ins w:id="854" w:author="嶒棚文" w:date="2021-06-29T19:45:02Z"/>
          <w:rFonts w:hint="default"/>
          <w:lang w:val="en-US" w:eastAsia="zh-CN"/>
        </w:rPr>
      </w:pPr>
    </w:p>
    <w:p>
      <w:pPr>
        <w:ind w:firstLine="420"/>
        <w:jc w:val="both"/>
        <w:rPr>
          <w:rFonts w:hint="default"/>
          <w:lang w:val="en-US" w:eastAsia="zh-CN"/>
        </w:rPr>
      </w:pPr>
    </w:p>
    <w:p>
      <w:pPr>
        <w:jc w:val="center"/>
        <w:rPr>
          <w:rFonts w:ascii="华文仿宋" w:hAnsi="华文仿宋" w:eastAsia="华文仿宋"/>
          <w:sz w:val="24"/>
        </w:rPr>
      </w:pPr>
      <w:del w:id="855" w:author="嶒棚文" w:date="2021-06-29T14:44:27Z">
        <w:r>
          <w:rPr>
            <w:rFonts w:hint="eastAsia" w:ascii="华文仿宋" w:hAnsi="华文仿宋" w:eastAsia="华文仿宋"/>
            <w:sz w:val="24"/>
          </w:rPr>
          <w:drawing>
            <wp:inline distT="0" distB="0" distL="114300" distR="114300">
              <wp:extent cx="4165600" cy="2915920"/>
              <wp:effectExtent l="0" t="0" r="6350" b="17780"/>
              <wp:docPr id="11" name="图片 11" descr="2021-06-12 00-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6-12 00-20-28"/>
                      <pic:cNvPicPr>
                        <a:picLocks noChangeAspect="1"/>
                      </pic:cNvPicPr>
                    </pic:nvPicPr>
                    <pic:blipFill>
                      <a:blip r:embed="rId28"/>
                      <a:stretch>
                        <a:fillRect/>
                      </a:stretch>
                    </pic:blipFill>
                    <pic:spPr>
                      <a:xfrm>
                        <a:off x="0" y="0"/>
                        <a:ext cx="4165600" cy="2915920"/>
                      </a:xfrm>
                      <a:prstGeom prst="rect">
                        <a:avLst/>
                      </a:prstGeom>
                    </pic:spPr>
                  </pic:pic>
                </a:graphicData>
              </a:graphic>
            </wp:inline>
          </w:drawing>
        </w:r>
      </w:del>
      <w:ins w:id="857" w:author="嶒棚文" w:date="2021-06-29T15:51:47Z">
        <w:r>
          <w:rPr>
            <w:rFonts w:hint="eastAsia" w:ascii="华文仿宋" w:hAnsi="华文仿宋" w:eastAsia="华文仿宋"/>
            <w:sz w:val="24"/>
          </w:rPr>
          <w:drawing>
            <wp:inline distT="0" distB="0" distL="114300" distR="114300">
              <wp:extent cx="4165600" cy="2915920"/>
              <wp:effectExtent l="0" t="0" r="6350" b="17780"/>
              <wp:docPr id="21" name="图片 21" descr="C:\Users\Administrator\Desktop\Paper_files\Pictures\2021-06-29 15-48-09.jpg2021-06-29 15-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Paper_files\Pictures\2021-06-29 15-48-09.jpg2021-06-29 15-48-09"/>
                      <pic:cNvPicPr>
                        <a:picLocks noChangeAspect="1"/>
                      </pic:cNvPicPr>
                    </pic:nvPicPr>
                    <pic:blipFill>
                      <a:blip r:embed="rId29"/>
                      <a:srcRect/>
                      <a:stretch>
                        <a:fillRect/>
                      </a:stretch>
                    </pic:blipFill>
                    <pic:spPr>
                      <a:xfrm>
                        <a:off x="0" y="0"/>
                        <a:ext cx="4165600" cy="2915920"/>
                      </a:xfrm>
                      <a:prstGeom prst="rect">
                        <a:avLst/>
                      </a:prstGeom>
                    </pic:spPr>
                  </pic:pic>
                </a:graphicData>
              </a:graphic>
            </wp:inline>
          </w:drawing>
        </w:r>
      </w:ins>
    </w:p>
    <w:p>
      <w:pPr>
        <w:jc w:val="center"/>
      </w:pPr>
      <w:r>
        <w:t xml:space="preserve">图 </w:t>
      </w:r>
      <w:commentRangeStart w:id="54"/>
      <w:r>
        <w:fldChar w:fldCharType="begin"/>
      </w:r>
      <w:r>
        <w:instrText xml:space="preserve"> SEQ 图 \* ARABIC </w:instrText>
      </w:r>
      <w:r>
        <w:fldChar w:fldCharType="separate"/>
      </w:r>
      <w:ins w:id="859" w:author="嶒棚文" w:date="2021-06-29T14:46:34Z">
        <w:r>
          <w:rPr/>
          <w:t>1</w:t>
        </w:r>
      </w:ins>
      <w:ins w:id="860" w:author="嶒棚文" w:date="2021-06-29T19:48:05Z">
        <w:r>
          <w:rPr>
            <w:rFonts w:hint="eastAsia"/>
            <w:lang w:val="en-US" w:eastAsia="zh-CN"/>
          </w:rPr>
          <w:t>5</w:t>
        </w:r>
      </w:ins>
      <w:del w:id="861" w:author="嶒棚文" w:date="2021-06-29T14:46:34Z">
        <w:r>
          <w:rPr/>
          <w:delText>12</w:delText>
        </w:r>
      </w:del>
      <w:r>
        <w:fldChar w:fldCharType="end"/>
      </w:r>
      <w:commentRangeEnd w:id="54"/>
      <w:r>
        <w:rPr>
          <w:rStyle w:val="13"/>
        </w:rPr>
        <w:commentReference w:id="54"/>
      </w:r>
    </w:p>
    <w:p>
      <w:pPr>
        <w:jc w:val="center"/>
        <w:rPr>
          <w:rFonts w:hint="eastAsia" w:ascii="华文仿宋" w:hAnsi="华文仿宋" w:eastAsia="华文仿宋"/>
          <w:sz w:val="24"/>
          <w:lang w:eastAsia="zh-CN"/>
        </w:rPr>
      </w:pPr>
    </w:p>
    <w:p>
      <w:pPr>
        <w:rPr>
          <w:rFonts w:hint="default" w:ascii="华文仿宋" w:hAnsi="华文仿宋" w:eastAsiaTheme="minorEastAsia"/>
          <w:sz w:val="24"/>
          <w:lang w:val="en-US" w:eastAsia="zh-CN"/>
        </w:rPr>
      </w:pPr>
      <w:commentRangeStart w:id="55"/>
      <w:bookmarkStart w:id="58" w:name="_Hlk75749700"/>
      <w:r>
        <w:rPr>
          <w:rFonts w:ascii="华文仿宋" w:hAnsi="华文仿宋" w:eastAsia="华文仿宋"/>
          <w:sz w:val="24"/>
        </w:rPr>
        <w:t xml:space="preserve">We simulate the performance results </w:t>
      </w:r>
      <w:r>
        <w:rPr>
          <w:rFonts w:hint="eastAsia" w:ascii="华文仿宋" w:hAnsi="华文仿宋" w:eastAsia="华文仿宋"/>
          <w:sz w:val="24"/>
        </w:rPr>
        <w:t>when</w:t>
      </w:r>
      <w:r>
        <w:rPr>
          <w:rFonts w:ascii="华文仿宋" w:hAnsi="华文仿宋" w:eastAsia="华文仿宋"/>
          <w:sz w:val="24"/>
        </w:rPr>
        <w:t xml:space="preserve"> medical institutions test the CAD model. Three classes of cases, including 600 original ultrasound images, are adopted and securely transmitted through IPFs. The generated performance results including the accuracy of the model, the precision and recall of each classification are shown in Figure 1</w:t>
      </w:r>
      <w:del w:id="862" w:author="嶒棚文" w:date="2021-06-29T14:46:42Z">
        <w:r>
          <w:rPr>
            <w:rFonts w:hint="default" w:ascii="华文仿宋" w:hAnsi="华文仿宋" w:eastAsia="华文仿宋"/>
            <w:sz w:val="24"/>
            <w:lang w:val="en-US"/>
          </w:rPr>
          <w:delText>2</w:delText>
        </w:r>
      </w:del>
      <w:ins w:id="863" w:author="嶒棚文" w:date="2021-06-29T14:46:42Z">
        <w:r>
          <w:rPr>
            <w:rFonts w:hint="eastAsia" w:ascii="华文仿宋" w:hAnsi="华文仿宋" w:eastAsia="华文仿宋"/>
            <w:sz w:val="24"/>
            <w:lang w:val="en-US" w:eastAsia="zh-CN"/>
          </w:rPr>
          <w:t>3</w:t>
        </w:r>
      </w:ins>
      <w:r>
        <w:rPr>
          <w:rFonts w:ascii="华文仿宋" w:hAnsi="华文仿宋" w:eastAsia="华文仿宋"/>
          <w:sz w:val="24"/>
        </w:rPr>
        <w:t>.</w:t>
      </w:r>
      <w:commentRangeEnd w:id="55"/>
      <w:r>
        <w:rPr>
          <w:rStyle w:val="13"/>
        </w:rPr>
        <w:commentReference w:id="55"/>
      </w:r>
      <w:ins w:id="864" w:author="嶒棚文" w:date="2021-06-29T14:46:57Z">
        <w:r>
          <w:rPr>
            <w:rStyle w:val="13"/>
            <w:rFonts w:hint="eastAsia"/>
            <w:lang w:val="en-US" w:eastAsia="zh-CN"/>
          </w:rPr>
          <w:t>,</w:t>
        </w:r>
      </w:ins>
      <w:ins w:id="865" w:author="嶒棚文" w:date="2021-06-29T14:47:05Z">
        <w:r>
          <w:rPr>
            <w:rStyle w:val="13"/>
            <w:rFonts w:hint="eastAsia"/>
            <w:lang w:val="en-US" w:eastAsia="zh-CN"/>
          </w:rPr>
          <w:t xml:space="preserve"> </w:t>
        </w:r>
      </w:ins>
      <w:ins w:id="866" w:author="嶒棚文" w:date="2021-06-29T14:47:06Z">
        <w:r>
          <w:rPr>
            <w:rStyle w:val="13"/>
            <w:rFonts w:hint="eastAsia"/>
            <w:lang w:val="en-US" w:eastAsia="zh-CN"/>
          </w:rPr>
          <w:t>其</w:t>
        </w:r>
      </w:ins>
      <w:ins w:id="867" w:author="嶒棚文" w:date="2021-06-29T14:52:37Z">
        <w:r>
          <w:rPr>
            <w:rStyle w:val="13"/>
            <w:rFonts w:hint="eastAsia"/>
            <w:lang w:val="en-US" w:eastAsia="zh-CN"/>
          </w:rPr>
          <w:t>A</w:t>
        </w:r>
      </w:ins>
      <w:ins w:id="868" w:author="嶒棚文" w:date="2021-06-29T14:52:40Z">
        <w:r>
          <w:rPr>
            <w:rStyle w:val="13"/>
            <w:rFonts w:hint="eastAsia"/>
            <w:lang w:val="en-US" w:eastAsia="zh-CN"/>
          </w:rPr>
          <w:t>cc</w:t>
        </w:r>
      </w:ins>
      <w:ins w:id="869" w:author="嶒棚文" w:date="2021-06-29T14:52:41Z">
        <w:r>
          <w:rPr>
            <w:rStyle w:val="13"/>
            <w:rFonts w:hint="eastAsia"/>
            <w:lang w:val="en-US" w:eastAsia="zh-CN"/>
          </w:rPr>
          <w:t>ura</w:t>
        </w:r>
      </w:ins>
      <w:ins w:id="870" w:author="嶒棚文" w:date="2021-06-29T14:52:42Z">
        <w:r>
          <w:rPr>
            <w:rStyle w:val="13"/>
            <w:rFonts w:hint="eastAsia"/>
            <w:lang w:val="en-US" w:eastAsia="zh-CN"/>
          </w:rPr>
          <w:t>cy</w:t>
        </w:r>
      </w:ins>
      <w:ins w:id="871" w:author="嶒棚文" w:date="2021-06-29T14:47:19Z">
        <w:r>
          <w:rPr>
            <w:rStyle w:val="13"/>
            <w:rFonts w:hint="eastAsia"/>
            <w:lang w:val="en-US" w:eastAsia="zh-CN"/>
          </w:rPr>
          <w:t>为</w:t>
        </w:r>
      </w:ins>
      <w:ins w:id="872" w:author="嶒棚文" w:date="2021-06-29T14:47:21Z">
        <w:r>
          <w:rPr>
            <w:rStyle w:val="13"/>
            <w:rFonts w:hint="eastAsia"/>
            <w:lang w:val="en-US" w:eastAsia="zh-CN"/>
          </w:rPr>
          <w:t>0.91</w:t>
        </w:r>
      </w:ins>
      <w:ins w:id="873" w:author="嶒棚文" w:date="2021-06-29T15:51:45Z">
        <w:r>
          <w:rPr>
            <w:rStyle w:val="13"/>
            <w:rFonts w:hint="eastAsia"/>
            <w:lang w:val="en-US" w:eastAsia="zh-CN"/>
          </w:rPr>
          <w:t>1</w:t>
        </w:r>
      </w:ins>
      <w:ins w:id="874" w:author="嶒棚文" w:date="2021-06-29T15:51:46Z">
        <w:r>
          <w:rPr>
            <w:rStyle w:val="13"/>
            <w:rFonts w:hint="eastAsia"/>
            <w:lang w:val="en-US" w:eastAsia="zh-CN"/>
          </w:rPr>
          <w:t>1</w:t>
        </w:r>
      </w:ins>
      <w:ins w:id="875" w:author="嶒棚文" w:date="2021-06-29T15:46:26Z">
        <w:r>
          <w:rPr>
            <w:rStyle w:val="13"/>
            <w:rFonts w:hint="eastAsia"/>
            <w:lang w:val="en-US" w:eastAsia="zh-CN"/>
          </w:rPr>
          <w:t>,</w:t>
        </w:r>
      </w:ins>
      <w:ins w:id="876" w:author="嶒棚文" w:date="2021-06-29T15:46:30Z">
        <w:r>
          <w:rPr>
            <w:rStyle w:val="13"/>
            <w:rFonts w:hint="eastAsia"/>
            <w:lang w:val="en-US" w:eastAsia="zh-CN"/>
          </w:rPr>
          <w:t>相比</w:t>
        </w:r>
      </w:ins>
      <w:ins w:id="877" w:author="嶒棚文" w:date="2021-06-29T15:45:41Z">
        <w:r>
          <w:rPr>
            <w:rStyle w:val="13"/>
            <w:rFonts w:hint="eastAsia"/>
            <w:lang w:val="en-US" w:eastAsia="zh-CN"/>
          </w:rPr>
          <w:t>CA</w:t>
        </w:r>
      </w:ins>
      <w:ins w:id="878" w:author="嶒棚文" w:date="2021-06-29T15:45:42Z">
        <w:r>
          <w:rPr>
            <w:rStyle w:val="13"/>
            <w:rFonts w:hint="eastAsia"/>
            <w:lang w:val="en-US" w:eastAsia="zh-CN"/>
          </w:rPr>
          <w:t>D</w:t>
        </w:r>
      </w:ins>
      <w:ins w:id="879" w:author="嶒棚文" w:date="2021-06-29T15:45:43Z">
        <w:r>
          <w:rPr>
            <w:rStyle w:val="13"/>
            <w:rFonts w:hint="eastAsia"/>
            <w:lang w:val="en-US" w:eastAsia="zh-CN"/>
          </w:rPr>
          <w:t>本地</w:t>
        </w:r>
      </w:ins>
      <w:ins w:id="880" w:author="嶒棚文" w:date="2021-06-29T15:45:46Z">
        <w:r>
          <w:rPr>
            <w:rStyle w:val="13"/>
            <w:rFonts w:hint="eastAsia"/>
            <w:lang w:val="en-US" w:eastAsia="zh-CN"/>
          </w:rPr>
          <w:t>非</w:t>
        </w:r>
      </w:ins>
      <w:ins w:id="881" w:author="嶒棚文" w:date="2021-06-29T15:45:50Z">
        <w:r>
          <w:rPr>
            <w:rStyle w:val="13"/>
            <w:rFonts w:hint="eastAsia"/>
            <w:lang w:val="en-US" w:eastAsia="zh-CN"/>
          </w:rPr>
          <w:t>上链的</w:t>
        </w:r>
      </w:ins>
      <w:ins w:id="882" w:author="嶒棚文" w:date="2021-06-29T14:48:02Z">
        <w:r>
          <w:rPr>
            <w:rStyle w:val="13"/>
            <w:rFonts w:hint="eastAsia"/>
            <w:lang w:val="en-US" w:eastAsia="zh-CN"/>
          </w:rPr>
          <w:t>整体</w:t>
        </w:r>
      </w:ins>
      <w:ins w:id="883" w:author="嶒棚文" w:date="2021-06-29T14:47:47Z">
        <w:r>
          <w:rPr>
            <w:rStyle w:val="13"/>
            <w:rFonts w:hint="eastAsia"/>
            <w:lang w:val="en-US" w:eastAsia="zh-CN"/>
          </w:rPr>
          <w:t>数据集</w:t>
        </w:r>
      </w:ins>
      <w:ins w:id="884" w:author="嶒棚文" w:date="2021-06-29T15:46:35Z">
        <w:r>
          <w:rPr>
            <w:rStyle w:val="13"/>
            <w:rFonts w:hint="eastAsia"/>
            <w:lang w:val="en-US" w:eastAsia="zh-CN"/>
          </w:rPr>
          <w:t>，</w:t>
        </w:r>
      </w:ins>
      <w:ins w:id="885" w:author="嶒棚文" w:date="2021-06-29T15:46:37Z">
        <w:r>
          <w:rPr>
            <w:rStyle w:val="13"/>
            <w:rFonts w:hint="eastAsia"/>
            <w:lang w:val="en-US" w:eastAsia="zh-CN"/>
          </w:rPr>
          <w:t>其</w:t>
        </w:r>
      </w:ins>
      <w:ins w:id="886" w:author="嶒棚文" w:date="2021-06-29T14:48:08Z">
        <w:r>
          <w:rPr>
            <w:rStyle w:val="13"/>
            <w:rFonts w:hint="eastAsia"/>
            <w:lang w:val="en-US" w:eastAsia="zh-CN"/>
          </w:rPr>
          <w:t>训练</w:t>
        </w:r>
      </w:ins>
      <w:ins w:id="887" w:author="嶒棚文" w:date="2021-06-29T14:48:09Z">
        <w:r>
          <w:rPr>
            <w:rStyle w:val="13"/>
            <w:rFonts w:hint="eastAsia"/>
            <w:lang w:val="en-US" w:eastAsia="zh-CN"/>
          </w:rPr>
          <w:t>结果</w:t>
        </w:r>
      </w:ins>
      <w:ins w:id="888" w:author="嶒棚文" w:date="2021-06-29T15:46:08Z">
        <w:r>
          <w:rPr>
            <w:rStyle w:val="13"/>
            <w:rFonts w:hint="eastAsia"/>
            <w:lang w:val="en-US" w:eastAsia="zh-CN"/>
          </w:rPr>
          <w:t>(</w:t>
        </w:r>
      </w:ins>
      <w:ins w:id="889" w:author="嶒棚文" w:date="2021-06-29T15:46:55Z">
        <w:r>
          <w:rPr>
            <w:rStyle w:val="13"/>
            <w:rFonts w:hint="eastAsia"/>
            <w:lang w:val="en-US" w:eastAsia="zh-CN"/>
          </w:rPr>
          <w:t>非上链：</w:t>
        </w:r>
      </w:ins>
      <w:ins w:id="890" w:author="嶒棚文" w:date="2021-06-29T14:48:18Z">
        <w:r>
          <w:rPr>
            <w:rStyle w:val="13"/>
            <w:rFonts w:hint="eastAsia"/>
            <w:lang w:val="en-US" w:eastAsia="zh-CN"/>
          </w:rPr>
          <w:t>0</w:t>
        </w:r>
      </w:ins>
      <w:ins w:id="891" w:author="嶒棚文" w:date="2021-06-29T14:48:19Z">
        <w:r>
          <w:rPr>
            <w:rStyle w:val="13"/>
            <w:rFonts w:hint="eastAsia"/>
            <w:lang w:val="en-US" w:eastAsia="zh-CN"/>
          </w:rPr>
          <w:t>.91</w:t>
        </w:r>
      </w:ins>
      <w:ins w:id="892" w:author="嶒棚文" w:date="2021-06-29T14:48:20Z">
        <w:r>
          <w:rPr>
            <w:rStyle w:val="13"/>
            <w:rFonts w:hint="eastAsia"/>
            <w:lang w:val="en-US" w:eastAsia="zh-CN"/>
          </w:rPr>
          <w:t>77</w:t>
        </w:r>
      </w:ins>
      <w:ins w:id="893" w:author="嶒棚文" w:date="2021-06-29T15:46:05Z">
        <w:r>
          <w:rPr>
            <w:rStyle w:val="13"/>
            <w:rFonts w:hint="eastAsia"/>
            <w:lang w:val="en-US" w:eastAsia="zh-CN"/>
          </w:rPr>
          <w:t>)</w:t>
        </w:r>
      </w:ins>
      <w:ins w:id="894" w:author="嶒棚文" w:date="2021-06-29T14:48:22Z">
        <w:r>
          <w:rPr>
            <w:rStyle w:val="13"/>
            <w:rFonts w:hint="eastAsia"/>
            <w:lang w:val="en-US" w:eastAsia="zh-CN"/>
          </w:rPr>
          <w:t>几乎</w:t>
        </w:r>
      </w:ins>
      <w:ins w:id="895" w:author="嶒棚文" w:date="2021-06-29T15:47:14Z">
        <w:r>
          <w:rPr>
            <w:rStyle w:val="13"/>
            <w:rFonts w:hint="eastAsia"/>
            <w:lang w:val="en-US" w:eastAsia="zh-CN"/>
          </w:rPr>
          <w:t>相等</w:t>
        </w:r>
      </w:ins>
      <w:ins w:id="896" w:author="嶒棚文" w:date="2021-06-29T14:48:25Z">
        <w:r>
          <w:rPr>
            <w:rStyle w:val="13"/>
            <w:rFonts w:hint="eastAsia"/>
            <w:lang w:val="en-US" w:eastAsia="zh-CN"/>
          </w:rPr>
          <w:t>，</w:t>
        </w:r>
      </w:ins>
      <w:ins w:id="897" w:author="嶒棚文" w:date="2021-06-29T15:49:06Z">
        <w:r>
          <w:rPr>
            <w:rStyle w:val="13"/>
            <w:rFonts w:hint="eastAsia"/>
            <w:lang w:val="en-US" w:eastAsia="zh-CN"/>
          </w:rPr>
          <w:t>因此可以看出，</w:t>
        </w:r>
      </w:ins>
      <w:ins w:id="898" w:author="嶒棚文" w:date="2021-06-29T15:49:09Z">
        <w:r>
          <w:rPr>
            <w:rStyle w:val="13"/>
            <w:rFonts w:hint="eastAsia"/>
            <w:lang w:val="en-US" w:eastAsia="zh-CN"/>
          </w:rPr>
          <w:t>数据</w:t>
        </w:r>
      </w:ins>
      <w:ins w:id="899" w:author="嶒棚文" w:date="2021-06-29T15:49:12Z">
        <w:r>
          <w:rPr>
            <w:rStyle w:val="13"/>
            <w:rFonts w:hint="eastAsia"/>
            <w:lang w:val="en-US" w:eastAsia="zh-CN"/>
          </w:rPr>
          <w:t>通过</w:t>
        </w:r>
      </w:ins>
      <w:ins w:id="900" w:author="嶒棚文" w:date="2021-06-29T15:49:47Z">
        <w:r>
          <w:rPr>
            <w:rStyle w:val="13"/>
            <w:rFonts w:hint="eastAsia"/>
            <w:lang w:val="en-US" w:eastAsia="zh-CN"/>
          </w:rPr>
          <w:t>IPF</w:t>
        </w:r>
      </w:ins>
      <w:ins w:id="901" w:author="嶒棚文" w:date="2021-06-29T15:49:48Z">
        <w:r>
          <w:rPr>
            <w:rStyle w:val="13"/>
            <w:rFonts w:hint="eastAsia"/>
            <w:lang w:val="en-US" w:eastAsia="zh-CN"/>
          </w:rPr>
          <w:t>S的</w:t>
        </w:r>
      </w:ins>
      <w:ins w:id="902" w:author="嶒棚文" w:date="2021-06-29T15:49:16Z">
        <w:r>
          <w:rPr>
            <w:rStyle w:val="13"/>
            <w:rFonts w:hint="eastAsia"/>
            <w:lang w:val="en-US" w:eastAsia="zh-CN"/>
          </w:rPr>
          <w:t>传输</w:t>
        </w:r>
      </w:ins>
      <w:ins w:id="903" w:author="嶒棚文" w:date="2021-06-29T15:49:54Z">
        <w:r>
          <w:rPr>
            <w:rStyle w:val="13"/>
            <w:rFonts w:hint="eastAsia"/>
            <w:lang w:val="en-US" w:eastAsia="zh-CN"/>
          </w:rPr>
          <w:t>过程</w:t>
        </w:r>
      </w:ins>
      <w:ins w:id="904" w:author="嶒棚文" w:date="2021-06-29T15:49:55Z">
        <w:r>
          <w:rPr>
            <w:rStyle w:val="13"/>
            <w:rFonts w:hint="eastAsia"/>
            <w:lang w:val="en-US" w:eastAsia="zh-CN"/>
          </w:rPr>
          <w:t>后</w:t>
        </w:r>
      </w:ins>
      <w:ins w:id="905" w:author="嶒棚文" w:date="2021-06-29T15:49:18Z">
        <w:r>
          <w:rPr>
            <w:rStyle w:val="13"/>
            <w:rFonts w:hint="eastAsia"/>
            <w:lang w:val="en-US" w:eastAsia="zh-CN"/>
          </w:rPr>
          <w:t>并不会</w:t>
        </w:r>
      </w:ins>
      <w:ins w:id="906" w:author="嶒棚文" w:date="2021-06-29T15:49:23Z">
        <w:r>
          <w:rPr>
            <w:rStyle w:val="13"/>
            <w:rFonts w:hint="eastAsia"/>
            <w:lang w:val="en-US" w:eastAsia="zh-CN"/>
          </w:rPr>
          <w:t>影响</w:t>
        </w:r>
      </w:ins>
      <w:ins w:id="907" w:author="嶒棚文" w:date="2021-06-29T15:49:34Z">
        <w:r>
          <w:rPr>
            <w:rStyle w:val="13"/>
            <w:rFonts w:hint="eastAsia"/>
            <w:lang w:val="en-US" w:eastAsia="zh-CN"/>
          </w:rPr>
          <w:t>最后的</w:t>
        </w:r>
      </w:ins>
      <w:ins w:id="908" w:author="嶒棚文" w:date="2021-06-29T15:49:36Z">
        <w:r>
          <w:rPr>
            <w:rStyle w:val="13"/>
            <w:rFonts w:hint="eastAsia"/>
            <w:lang w:val="en-US" w:eastAsia="zh-CN"/>
          </w:rPr>
          <w:t>诊断结果，</w:t>
        </w:r>
      </w:ins>
      <w:ins w:id="909" w:author="嶒棚文" w:date="2021-06-29T14:48:28Z">
        <w:r>
          <w:rPr>
            <w:rStyle w:val="13"/>
            <w:rFonts w:hint="eastAsia"/>
            <w:lang w:val="en-US" w:eastAsia="zh-CN"/>
          </w:rPr>
          <w:t>印证了</w:t>
        </w:r>
      </w:ins>
      <w:ins w:id="910" w:author="嶒棚文" w:date="2021-06-29T14:48:36Z">
        <w:r>
          <w:rPr>
            <w:rStyle w:val="13"/>
            <w:rFonts w:hint="eastAsia"/>
            <w:lang w:val="en-US" w:eastAsia="zh-CN"/>
          </w:rPr>
          <w:t>医疗机构</w:t>
        </w:r>
      </w:ins>
      <w:ins w:id="911" w:author="嶒棚文" w:date="2021-06-29T14:48:37Z">
        <w:r>
          <w:rPr>
            <w:rStyle w:val="13"/>
            <w:rFonts w:hint="eastAsia"/>
            <w:lang w:val="en-US" w:eastAsia="zh-CN"/>
          </w:rPr>
          <w:t>测试</w:t>
        </w:r>
      </w:ins>
      <w:ins w:id="912" w:author="嶒棚文" w:date="2021-06-29T14:48:38Z">
        <w:r>
          <w:rPr>
            <w:rStyle w:val="13"/>
            <w:rFonts w:hint="eastAsia"/>
            <w:lang w:val="en-US" w:eastAsia="zh-CN"/>
          </w:rPr>
          <w:t>CAD</w:t>
        </w:r>
      </w:ins>
      <w:ins w:id="913" w:author="嶒棚文" w:date="2021-06-29T14:48:40Z">
        <w:r>
          <w:rPr>
            <w:rStyle w:val="13"/>
            <w:rFonts w:hint="eastAsia"/>
            <w:lang w:val="en-US" w:eastAsia="zh-CN"/>
          </w:rPr>
          <w:t>模型的</w:t>
        </w:r>
      </w:ins>
      <w:ins w:id="914" w:author="嶒棚文" w:date="2021-06-29T14:48:44Z">
        <w:r>
          <w:rPr>
            <w:rStyle w:val="13"/>
            <w:rFonts w:hint="eastAsia"/>
            <w:lang w:val="en-US" w:eastAsia="zh-CN"/>
          </w:rPr>
          <w:t>可靠性</w:t>
        </w:r>
      </w:ins>
      <w:ins w:id="915" w:author="嶒棚文" w:date="2021-06-29T14:48:45Z">
        <w:r>
          <w:rPr>
            <w:rStyle w:val="13"/>
            <w:rFonts w:hint="eastAsia"/>
            <w:lang w:val="en-US" w:eastAsia="zh-CN"/>
          </w:rPr>
          <w:t>与</w:t>
        </w:r>
      </w:ins>
      <w:ins w:id="916" w:author="嶒棚文" w:date="2021-06-29T14:48:47Z">
        <w:r>
          <w:rPr>
            <w:rStyle w:val="13"/>
            <w:rFonts w:hint="eastAsia"/>
            <w:lang w:val="en-US" w:eastAsia="zh-CN"/>
          </w:rPr>
          <w:t>有效性，</w:t>
        </w:r>
      </w:ins>
      <w:ins w:id="917" w:author="嶒棚文" w:date="2021-06-29T14:49:01Z">
        <w:r>
          <w:rPr>
            <w:rStyle w:val="13"/>
            <w:rFonts w:hint="eastAsia"/>
            <w:lang w:val="en-US" w:eastAsia="zh-CN"/>
          </w:rPr>
          <w:t>并且</w:t>
        </w:r>
      </w:ins>
      <w:ins w:id="918" w:author="嶒棚文" w:date="2021-06-29T15:50:05Z">
        <w:r>
          <w:rPr>
            <w:rStyle w:val="13"/>
            <w:rFonts w:hint="eastAsia"/>
            <w:lang w:val="en-US" w:eastAsia="zh-CN"/>
          </w:rPr>
          <w:t>C</w:t>
        </w:r>
      </w:ins>
      <w:ins w:id="919" w:author="嶒棚文" w:date="2021-06-29T15:50:06Z">
        <w:r>
          <w:rPr>
            <w:rStyle w:val="13"/>
            <w:rFonts w:hint="eastAsia"/>
            <w:lang w:val="en-US" w:eastAsia="zh-CN"/>
          </w:rPr>
          <w:t>AD</w:t>
        </w:r>
      </w:ins>
      <w:ins w:id="920" w:author="嶒棚文" w:date="2021-06-29T15:50:08Z">
        <w:r>
          <w:rPr>
            <w:rStyle w:val="13"/>
            <w:rFonts w:hint="eastAsia"/>
            <w:lang w:val="en-US" w:eastAsia="zh-CN"/>
          </w:rPr>
          <w:t>能够</w:t>
        </w:r>
      </w:ins>
      <w:ins w:id="921" w:author="嶒棚文" w:date="2021-06-29T14:49:06Z">
        <w:r>
          <w:rPr>
            <w:rStyle w:val="13"/>
            <w:rFonts w:hint="eastAsia"/>
            <w:lang w:val="en-US" w:eastAsia="zh-CN"/>
          </w:rPr>
          <w:t>给予</w:t>
        </w:r>
      </w:ins>
      <w:ins w:id="922" w:author="嶒棚文" w:date="2021-06-29T14:50:24Z">
        <w:r>
          <w:rPr>
            <w:rStyle w:val="13"/>
            <w:rFonts w:hint="eastAsia"/>
            <w:lang w:val="en-US" w:eastAsia="zh-CN"/>
          </w:rPr>
          <w:t>医疗机构</w:t>
        </w:r>
      </w:ins>
      <w:ins w:id="923" w:author="嶒棚文" w:date="2021-06-29T14:49:12Z">
        <w:r>
          <w:rPr>
            <w:rStyle w:val="13"/>
            <w:rFonts w:hint="eastAsia"/>
            <w:lang w:val="en-US" w:eastAsia="zh-CN"/>
          </w:rPr>
          <w:t>所有</w:t>
        </w:r>
      </w:ins>
      <w:ins w:id="924" w:author="嶒棚文" w:date="2021-06-29T14:49:15Z">
        <w:r>
          <w:rPr>
            <w:rStyle w:val="13"/>
            <w:rFonts w:hint="eastAsia"/>
            <w:lang w:val="en-US" w:eastAsia="zh-CN"/>
          </w:rPr>
          <w:t>分级</w:t>
        </w:r>
      </w:ins>
      <w:ins w:id="925" w:author="嶒棚文" w:date="2021-06-29T14:50:35Z">
        <w:r>
          <w:rPr>
            <w:rStyle w:val="13"/>
            <w:rFonts w:hint="eastAsia"/>
            <w:lang w:val="en-US" w:eastAsia="zh-CN"/>
          </w:rPr>
          <w:t>的</w:t>
        </w:r>
      </w:ins>
      <w:ins w:id="926" w:author="嶒棚文" w:date="2021-06-29T14:49:33Z">
        <w:r>
          <w:rPr>
            <w:rStyle w:val="13"/>
            <w:rFonts w:hint="eastAsia"/>
            <w:lang w:val="en-US" w:eastAsia="zh-CN"/>
          </w:rPr>
          <w:t>全面的</w:t>
        </w:r>
      </w:ins>
      <w:ins w:id="927" w:author="嶒棚文" w:date="2021-06-29T14:49:19Z">
        <w:r>
          <w:rPr>
            <w:rStyle w:val="13"/>
            <w:rFonts w:hint="eastAsia"/>
            <w:lang w:val="en-US" w:eastAsia="zh-CN"/>
          </w:rPr>
          <w:t>诊断</w:t>
        </w:r>
      </w:ins>
      <w:ins w:id="928" w:author="嶒棚文" w:date="2021-06-29T14:49:20Z">
        <w:r>
          <w:rPr>
            <w:rStyle w:val="13"/>
            <w:rFonts w:hint="eastAsia"/>
            <w:lang w:val="en-US" w:eastAsia="zh-CN"/>
          </w:rPr>
          <w:t>性能</w:t>
        </w:r>
      </w:ins>
      <w:ins w:id="929" w:author="嶒棚文" w:date="2021-06-29T14:50:45Z">
        <w:r>
          <w:rPr>
            <w:rStyle w:val="13"/>
            <w:rFonts w:hint="eastAsia"/>
            <w:lang w:val="en-US" w:eastAsia="zh-CN"/>
          </w:rPr>
          <w:t>的</w:t>
        </w:r>
      </w:ins>
      <w:ins w:id="930" w:author="嶒棚文" w:date="2021-06-29T14:50:41Z">
        <w:r>
          <w:rPr>
            <w:rStyle w:val="13"/>
            <w:rFonts w:hint="eastAsia"/>
            <w:lang w:val="en-US" w:eastAsia="zh-CN"/>
          </w:rPr>
          <w:t>结果</w:t>
        </w:r>
      </w:ins>
      <w:ins w:id="931" w:author="嶒棚文" w:date="2021-06-29T14:49:22Z">
        <w:r>
          <w:rPr>
            <w:rStyle w:val="13"/>
            <w:rFonts w:hint="eastAsia"/>
            <w:lang w:val="en-US" w:eastAsia="zh-CN"/>
          </w:rPr>
          <w:t>，</w:t>
        </w:r>
      </w:ins>
      <w:ins w:id="932" w:author="嶒棚文" w:date="2021-06-29T15:50:13Z">
        <w:r>
          <w:rPr>
            <w:rStyle w:val="13"/>
            <w:rFonts w:hint="eastAsia"/>
            <w:lang w:val="en-US" w:eastAsia="zh-CN"/>
          </w:rPr>
          <w:t>包括</w:t>
        </w:r>
      </w:ins>
      <w:ins w:id="933" w:author="嶒棚文" w:date="2021-06-29T15:50:20Z">
        <w:r>
          <w:rPr>
            <w:rStyle w:val="13"/>
            <w:rFonts w:hint="eastAsia"/>
            <w:lang w:val="en-US" w:eastAsia="zh-CN"/>
          </w:rPr>
          <w:t>精确度</w:t>
        </w:r>
      </w:ins>
      <w:ins w:id="934" w:author="嶒棚文" w:date="2021-06-29T15:50:21Z">
        <w:r>
          <w:rPr>
            <w:rStyle w:val="13"/>
            <w:rFonts w:hint="eastAsia"/>
            <w:lang w:val="en-US" w:eastAsia="zh-CN"/>
          </w:rPr>
          <w:t>与</w:t>
        </w:r>
      </w:ins>
      <w:ins w:id="935" w:author="嶒棚文" w:date="2021-06-29T15:50:23Z">
        <w:r>
          <w:rPr>
            <w:rStyle w:val="13"/>
            <w:rFonts w:hint="eastAsia"/>
            <w:lang w:val="en-US" w:eastAsia="zh-CN"/>
          </w:rPr>
          <w:t>召回率</w:t>
        </w:r>
      </w:ins>
      <w:ins w:id="936" w:author="嶒棚文" w:date="2021-06-29T15:50:24Z">
        <w:r>
          <w:rPr>
            <w:rStyle w:val="13"/>
            <w:rFonts w:hint="eastAsia"/>
            <w:lang w:val="en-US" w:eastAsia="zh-CN"/>
          </w:rPr>
          <w:t>，</w:t>
        </w:r>
      </w:ins>
      <w:ins w:id="937" w:author="嶒棚文" w:date="2021-06-29T14:49:37Z">
        <w:r>
          <w:rPr>
            <w:rStyle w:val="13"/>
            <w:rFonts w:hint="eastAsia"/>
            <w:lang w:val="en-US" w:eastAsia="zh-CN"/>
          </w:rPr>
          <w:t>以帮助</w:t>
        </w:r>
      </w:ins>
      <w:ins w:id="938" w:author="嶒棚文" w:date="2021-06-29T14:49:44Z">
        <w:r>
          <w:rPr>
            <w:rStyle w:val="13"/>
            <w:rFonts w:hint="eastAsia"/>
            <w:lang w:val="en-US" w:eastAsia="zh-CN"/>
          </w:rPr>
          <w:t>医疗机构</w:t>
        </w:r>
      </w:ins>
      <w:ins w:id="939" w:author="嶒棚文" w:date="2021-06-29T14:49:47Z">
        <w:r>
          <w:rPr>
            <w:rStyle w:val="13"/>
            <w:rFonts w:hint="eastAsia"/>
            <w:lang w:val="en-US" w:eastAsia="zh-CN"/>
          </w:rPr>
          <w:t>更</w:t>
        </w:r>
      </w:ins>
      <w:ins w:id="940" w:author="嶒棚文" w:date="2021-06-29T14:49:50Z">
        <w:r>
          <w:rPr>
            <w:rStyle w:val="13"/>
            <w:rFonts w:hint="eastAsia"/>
            <w:lang w:val="en-US" w:eastAsia="zh-CN"/>
          </w:rPr>
          <w:t>清晰</w:t>
        </w:r>
      </w:ins>
      <w:ins w:id="941" w:author="嶒棚文" w:date="2021-06-29T14:49:52Z">
        <w:r>
          <w:rPr>
            <w:rStyle w:val="13"/>
            <w:rFonts w:hint="eastAsia"/>
            <w:lang w:val="en-US" w:eastAsia="zh-CN"/>
          </w:rPr>
          <w:t>地</w:t>
        </w:r>
      </w:ins>
      <w:ins w:id="942" w:author="嶒棚文" w:date="2021-06-29T14:49:57Z">
        <w:r>
          <w:rPr>
            <w:rStyle w:val="13"/>
            <w:rFonts w:hint="eastAsia"/>
            <w:lang w:val="en-US" w:eastAsia="zh-CN"/>
          </w:rPr>
          <w:t>认识</w:t>
        </w:r>
      </w:ins>
      <w:ins w:id="943" w:author="嶒棚文" w:date="2021-06-29T14:49:59Z">
        <w:r>
          <w:rPr>
            <w:rStyle w:val="13"/>
            <w:rFonts w:hint="eastAsia"/>
            <w:lang w:val="en-US" w:eastAsia="zh-CN"/>
          </w:rPr>
          <w:t>CAD</w:t>
        </w:r>
      </w:ins>
      <w:ins w:id="944" w:author="嶒棚文" w:date="2021-06-29T14:50:00Z">
        <w:r>
          <w:rPr>
            <w:rStyle w:val="13"/>
            <w:rFonts w:hint="eastAsia"/>
            <w:lang w:val="en-US" w:eastAsia="zh-CN"/>
          </w:rPr>
          <w:t>模型</w:t>
        </w:r>
      </w:ins>
      <w:ins w:id="945" w:author="嶒棚文" w:date="2021-06-29T14:50:53Z">
        <w:r>
          <w:rPr>
            <w:rStyle w:val="13"/>
            <w:rFonts w:hint="eastAsia"/>
            <w:lang w:val="en-US" w:eastAsia="zh-CN"/>
          </w:rPr>
          <w:t>的</w:t>
        </w:r>
      </w:ins>
      <w:ins w:id="946" w:author="嶒棚文" w:date="2021-06-29T14:51:03Z">
        <w:r>
          <w:rPr>
            <w:rStyle w:val="13"/>
            <w:rFonts w:hint="eastAsia"/>
            <w:lang w:val="en-US" w:eastAsia="zh-CN"/>
          </w:rPr>
          <w:t>特</w:t>
        </w:r>
      </w:ins>
      <w:ins w:id="947" w:author="嶒棚文" w:date="2021-06-29T15:50:33Z">
        <w:r>
          <w:rPr>
            <w:rStyle w:val="13"/>
            <w:rFonts w:hint="eastAsia"/>
            <w:lang w:val="en-US" w:eastAsia="zh-CN"/>
          </w:rPr>
          <w:t>点</w:t>
        </w:r>
      </w:ins>
      <w:ins w:id="948" w:author="嶒棚文" w:date="2021-06-29T14:51:20Z">
        <w:r>
          <w:rPr>
            <w:rStyle w:val="13"/>
            <w:rFonts w:hint="eastAsia"/>
            <w:lang w:val="en-US" w:eastAsia="zh-CN"/>
          </w:rPr>
          <w:t>，</w:t>
        </w:r>
      </w:ins>
      <w:ins w:id="949" w:author="嶒棚文" w:date="2021-06-29T14:51:22Z">
        <w:r>
          <w:rPr>
            <w:rStyle w:val="13"/>
            <w:rFonts w:hint="eastAsia"/>
            <w:lang w:val="en-US" w:eastAsia="zh-CN"/>
          </w:rPr>
          <w:t>从而</w:t>
        </w:r>
      </w:ins>
      <w:ins w:id="950" w:author="嶒棚文" w:date="2021-06-29T14:51:25Z">
        <w:r>
          <w:rPr>
            <w:rStyle w:val="13"/>
            <w:rFonts w:hint="eastAsia"/>
            <w:lang w:val="en-US" w:eastAsia="zh-CN"/>
          </w:rPr>
          <w:t>更好地</w:t>
        </w:r>
      </w:ins>
      <w:ins w:id="951" w:author="嶒棚文" w:date="2021-06-29T14:50:09Z">
        <w:r>
          <w:rPr>
            <w:rStyle w:val="13"/>
            <w:rFonts w:hint="eastAsia"/>
            <w:lang w:val="en-US" w:eastAsia="zh-CN"/>
          </w:rPr>
          <w:t>配合</w:t>
        </w:r>
      </w:ins>
      <w:ins w:id="952" w:author="嶒棚文" w:date="2021-06-29T14:51:16Z">
        <w:r>
          <w:rPr>
            <w:rStyle w:val="13"/>
            <w:rFonts w:hint="eastAsia"/>
            <w:lang w:val="en-US" w:eastAsia="zh-CN"/>
          </w:rPr>
          <w:t>相关</w:t>
        </w:r>
      </w:ins>
      <w:ins w:id="953" w:author="嶒棚文" w:date="2021-06-29T14:51:31Z">
        <w:r>
          <w:rPr>
            <w:rStyle w:val="13"/>
            <w:rFonts w:hint="eastAsia"/>
            <w:lang w:val="en-US" w:eastAsia="zh-CN"/>
          </w:rPr>
          <w:t>的</w:t>
        </w:r>
      </w:ins>
      <w:ins w:id="954" w:author="嶒棚文" w:date="2021-06-29T14:50:16Z">
        <w:r>
          <w:rPr>
            <w:rStyle w:val="13"/>
            <w:rFonts w:hint="eastAsia"/>
            <w:lang w:val="en-US" w:eastAsia="zh-CN"/>
          </w:rPr>
          <w:t>工作</w:t>
        </w:r>
      </w:ins>
      <w:ins w:id="955" w:author="嶒棚文" w:date="2021-06-29T14:50:17Z">
        <w:r>
          <w:rPr>
            <w:rStyle w:val="13"/>
            <w:rFonts w:hint="eastAsia"/>
            <w:lang w:val="en-US" w:eastAsia="zh-CN"/>
          </w:rPr>
          <w:t>。</w:t>
        </w:r>
      </w:ins>
    </w:p>
    <w:bookmarkEnd w:id="58"/>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Theme="majorHAnsi" w:hAnsiTheme="majorHAnsi"/>
          <w:b/>
          <w:bCs/>
          <w:sz w:val="36"/>
          <w:szCs w:val="36"/>
        </w:rPr>
      </w:pPr>
      <w:bookmarkStart w:id="59" w:name="_Hlk75749732"/>
      <w:commentRangeStart w:id="56"/>
      <w:r>
        <w:rPr>
          <w:rFonts w:asciiTheme="majorHAnsi" w:hAnsiTheme="majorHAnsi"/>
          <w:b/>
          <w:bCs/>
          <w:sz w:val="36"/>
          <w:szCs w:val="36"/>
        </w:rPr>
        <w:t>Discussion</w:t>
      </w:r>
      <w:commentRangeEnd w:id="56"/>
      <w:r>
        <w:rPr>
          <w:rStyle w:val="13"/>
        </w:rPr>
        <w:commentReference w:id="56"/>
      </w:r>
      <w:bookmarkEnd w:id="59"/>
      <w:r>
        <w:rPr>
          <w:rFonts w:hint="eastAsia" w:asciiTheme="majorHAnsi" w:hAnsiTheme="majorHAnsi"/>
          <w:b/>
          <w:bCs/>
          <w:sz w:val="36"/>
          <w:szCs w:val="36"/>
        </w:rPr>
        <w:t>（写个至少5</w:t>
      </w:r>
      <w:r>
        <w:rPr>
          <w:rFonts w:asciiTheme="majorHAnsi" w:hAnsiTheme="majorHAnsi"/>
          <w:b/>
          <w:bCs/>
          <w:sz w:val="36"/>
          <w:szCs w:val="36"/>
        </w:rPr>
        <w:t>00</w:t>
      </w:r>
      <w:r>
        <w:rPr>
          <w:rFonts w:hint="eastAsia" w:asciiTheme="majorHAnsi" w:hAnsiTheme="majorHAnsi"/>
          <w:b/>
          <w:bCs/>
          <w:sz w:val="36"/>
          <w:szCs w:val="36"/>
        </w:rPr>
        <w:t>字，此处可以有至少1</w:t>
      </w:r>
      <w:r>
        <w:rPr>
          <w:rFonts w:asciiTheme="majorHAnsi" w:hAnsiTheme="majorHAnsi"/>
          <w:b/>
          <w:bCs/>
          <w:sz w:val="36"/>
          <w:szCs w:val="36"/>
        </w:rPr>
        <w:t>0</w:t>
      </w:r>
      <w:r>
        <w:rPr>
          <w:rFonts w:hint="eastAsia" w:asciiTheme="majorHAnsi" w:hAnsiTheme="majorHAnsi"/>
          <w:b/>
          <w:bCs/>
          <w:sz w:val="36"/>
          <w:szCs w:val="36"/>
        </w:rPr>
        <w:t>个文献）：</w:t>
      </w:r>
    </w:p>
    <w:p>
      <w:pPr>
        <w:rPr>
          <w:rFonts w:ascii="微软雅黑" w:hAnsi="微软雅黑" w:eastAsia="微软雅黑"/>
          <w:b/>
          <w:bCs/>
          <w:sz w:val="24"/>
        </w:rPr>
      </w:pPr>
      <w:bookmarkStart w:id="60" w:name="_Hlk75749762"/>
      <w:r>
        <w:rPr>
          <w:rFonts w:hint="eastAsia" w:ascii="微软雅黑" w:hAnsi="微软雅黑" w:eastAsia="微软雅黑"/>
          <w:b/>
          <w:bCs/>
          <w:sz w:val="24"/>
        </w:rPr>
        <w:t>（未来可以如何扩充，比如我现在的multiparty是用的仿真数据，但是我们也验证了这个区块链frame的robustness，所以我们相信真实数据也没问题的，但是这个可以写成一个limitation，就是说现在share自己数据的医疗机构还是少数（是不是之前找过公开数据集但是没有找到？如果是的话也就能更好/更有说服力的说明以下两件事①为什么我只用了一个机构的数据②sharing现在还很不到位 大家还都很不放心 sharing这件事还有很大的发展空间）；</w:t>
      </w:r>
    </w:p>
    <w:p>
      <w:pPr>
        <w:rPr>
          <w:rFonts w:ascii="微软雅黑" w:hAnsi="微软雅黑" w:eastAsia="微软雅黑"/>
          <w:b/>
          <w:bCs/>
          <w:sz w:val="24"/>
        </w:rPr>
      </w:pPr>
      <w:r>
        <w:rPr>
          <w:rFonts w:hint="eastAsia" w:ascii="微软雅黑" w:hAnsi="微软雅黑" w:eastAsia="微软雅黑"/>
          <w:b/>
          <w:bCs/>
          <w:sz w:val="24"/>
        </w:rPr>
        <w:t>比如因为病人可以有掌上超声之类的机器（文献1</w:t>
      </w:r>
      <w:r>
        <w:rPr>
          <w:rFonts w:ascii="微软雅黑" w:hAnsi="微软雅黑" w:eastAsia="微软雅黑"/>
          <w:b/>
          <w:bCs/>
          <w:sz w:val="24"/>
        </w:rPr>
        <w:t>23</w:t>
      </w:r>
      <w:r>
        <w:rPr>
          <w:rFonts w:hint="eastAsia" w:ascii="微软雅黑" w:hAnsi="微软雅黑" w:eastAsia="微软雅黑"/>
          <w:b/>
          <w:bCs/>
          <w:sz w:val="24"/>
        </w:rPr>
        <w:t>），所以也可以随时上传图片并查看结果之类的。limitation同时也可以是未来的方向。）（如果病人在别的医院看了病拍了b超，可以追溯历史。如果病人有便携式检测机器，可以诊断病情。如果未来有multiparty机构，可以共享结果、可以联邦学习）（比如未来可以封装成APP？）</w:t>
      </w:r>
    </w:p>
    <w:p>
      <w:pPr>
        <w:pStyle w:val="16"/>
        <w:ind w:left="720" w:firstLine="0" w:firstLineChars="0"/>
        <w:rPr>
          <w:rFonts w:asciiTheme="majorHAnsi" w:hAnsiTheme="majorHAnsi"/>
          <w:b/>
          <w:bCs/>
          <w:sz w:val="36"/>
          <w:szCs w:val="36"/>
        </w:rPr>
      </w:pPr>
      <w:r>
        <w:rPr>
          <w:rFonts w:hint="eastAsia" w:ascii="微软雅黑" w:hAnsi="微软雅黑" w:eastAsia="微软雅黑"/>
          <w:b/>
          <w:bCs/>
          <w:sz w:val="24"/>
        </w:rPr>
        <w:t>（</w:t>
      </w:r>
      <w:r>
        <w:rPr>
          <w:rFonts w:ascii="微软雅黑" w:hAnsi="微软雅黑" w:eastAsia="微软雅黑"/>
          <w:b/>
          <w:bCs/>
          <w:sz w:val="24"/>
        </w:rPr>
        <w:t>C</w:t>
      </w:r>
      <w:r>
        <w:rPr>
          <w:rFonts w:hint="eastAsia" w:ascii="微软雅黑" w:hAnsi="微软雅黑" w:eastAsia="微软雅黑"/>
          <w:b/>
          <w:bCs/>
          <w:sz w:val="24"/>
        </w:rPr>
        <w:t>ontribution里提到的一些情况可以作为discussion里的一些情况。①我提出的D</w:t>
      </w:r>
      <w:r>
        <w:rPr>
          <w:rFonts w:ascii="微软雅黑" w:hAnsi="微软雅黑" w:eastAsia="微软雅黑"/>
          <w:b/>
          <w:bCs/>
          <w:sz w:val="24"/>
        </w:rPr>
        <w:t>L</w:t>
      </w:r>
      <w:r>
        <w:rPr>
          <w:rFonts w:hint="eastAsia" w:ascii="微软雅黑" w:hAnsi="微软雅黑" w:eastAsia="微软雅黑"/>
          <w:b/>
          <w:bCs/>
          <w:sz w:val="24"/>
        </w:rPr>
        <w:t>模型能够快速地根据无辐射的便宜的超声图像classify肾积水，并达到了xx的acc、auc、roc，超过了常见的abc模型，能够为医生对肾积水的诊断省好多事儿，能给病人省钱。②我提出的blockchain</w:t>
      </w:r>
      <w:r>
        <w:rPr>
          <w:rFonts w:ascii="微软雅黑" w:hAnsi="微软雅黑" w:eastAsia="微软雅黑"/>
          <w:b/>
          <w:bCs/>
          <w:sz w:val="24"/>
        </w:rPr>
        <w:t xml:space="preserve"> </w:t>
      </w:r>
      <w:r>
        <w:rPr>
          <w:rFonts w:hint="eastAsia" w:ascii="微软雅黑" w:hAnsi="微软雅黑" w:eastAsia="微软雅黑"/>
          <w:b/>
          <w:bCs/>
          <w:sz w:val="24"/>
        </w:rPr>
        <w:t>frame能够帮助sensitive</w:t>
      </w:r>
      <w:r>
        <w:rPr>
          <w:rFonts w:ascii="微软雅黑" w:hAnsi="微软雅黑" w:eastAsia="微软雅黑"/>
          <w:b/>
          <w:bCs/>
          <w:sz w:val="24"/>
        </w:rPr>
        <w:t xml:space="preserve"> </w:t>
      </w:r>
      <w:r>
        <w:rPr>
          <w:rFonts w:hint="eastAsia" w:ascii="微软雅黑" w:hAnsi="微软雅黑" w:eastAsia="微软雅黑"/>
          <w:b/>
          <w:bCs/>
          <w:sz w:val="24"/>
        </w:rPr>
        <w:t>data的线上存储和传输，为未来可能的multiparty间的数据共享、联邦学习、合作等奠定了技术基础/提供了技术支持。③我使用的</w:t>
      </w:r>
      <w:r>
        <w:rPr>
          <w:rFonts w:ascii="微软雅黑" w:hAnsi="微软雅黑" w:eastAsia="微软雅黑"/>
          <w:b/>
          <w:bCs/>
          <w:sz w:val="24"/>
        </w:rPr>
        <w:t>B</w:t>
      </w:r>
      <w:r>
        <w:rPr>
          <w:rFonts w:hint="eastAsia" w:ascii="微软雅黑" w:hAnsi="微软雅黑" w:eastAsia="微软雅黑"/>
          <w:b/>
          <w:bCs/>
          <w:sz w:val="24"/>
        </w:rPr>
        <w:t>lockchain</w:t>
      </w:r>
      <w:r>
        <w:rPr>
          <w:rFonts w:ascii="微软雅黑" w:hAnsi="微软雅黑" w:eastAsia="微软雅黑"/>
          <w:b/>
          <w:bCs/>
          <w:sz w:val="24"/>
        </w:rPr>
        <w:t xml:space="preserve"> </w:t>
      </w:r>
      <w:r>
        <w:rPr>
          <w:rFonts w:hint="eastAsia" w:ascii="微软雅黑" w:hAnsi="微软雅黑" w:eastAsia="微软雅黑"/>
          <w:b/>
          <w:bCs/>
          <w:sz w:val="24"/>
        </w:rPr>
        <w:t>platform能帮助病人安全地存储自己的信息，且能够在不去医院/换了个医院的情况下随时获取/追踪自己的相关病史（前面的部分，是已经去医院看过医生的数据能够随时获取。后面的部分，是未来自己在家里如果有设备的话可以随时上传一张照片就得到诊断结果&amp;不需担心泄露自己的隐私&amp;这个结果因为存在了线上所以日后如果又去看医生的话医生还能看到这个自己拍的片子）；moreover，D</w:t>
      </w:r>
      <w:r>
        <w:rPr>
          <w:rFonts w:ascii="微软雅黑" w:hAnsi="微软雅黑" w:eastAsia="微软雅黑"/>
          <w:b/>
          <w:bCs/>
          <w:sz w:val="24"/>
        </w:rPr>
        <w:t>L</w:t>
      </w:r>
      <w:r>
        <w:rPr>
          <w:rFonts w:hint="eastAsia" w:ascii="微软雅黑" w:hAnsi="微软雅黑" w:eastAsia="微软雅黑"/>
          <w:b/>
          <w:bCs/>
          <w:sz w:val="24"/>
        </w:rPr>
        <w:t>和区块链的结合更是能够起到线上AI医生的效果，无需去医院，只要一张超声照片，既可得到准确率高达xxx的诊断。）</w:t>
      </w:r>
    </w:p>
    <w:bookmarkEnd w:id="60"/>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华文仿宋" w:hAnsi="华文仿宋" w:eastAsia="华文仿宋"/>
          <w:sz w:val="24"/>
        </w:rPr>
      </w:pPr>
    </w:p>
    <w:p>
      <w:pPr>
        <w:rPr>
          <w:rFonts w:asciiTheme="majorHAnsi" w:hAnsiTheme="majorHAnsi"/>
          <w:b/>
          <w:bCs/>
          <w:sz w:val="36"/>
          <w:szCs w:val="36"/>
        </w:rPr>
      </w:pPr>
      <w:commentRangeStart w:id="57"/>
      <w:r>
        <w:rPr>
          <w:rFonts w:asciiTheme="majorHAnsi" w:hAnsiTheme="majorHAnsi"/>
          <w:b/>
          <w:bCs/>
          <w:sz w:val="36"/>
          <w:szCs w:val="36"/>
        </w:rPr>
        <w:t>Conclusion</w:t>
      </w:r>
      <w:commentRangeEnd w:id="57"/>
      <w:r>
        <w:rPr>
          <w:rStyle w:val="13"/>
        </w:rPr>
        <w:commentReference w:id="57"/>
      </w:r>
      <w:r>
        <w:rPr>
          <w:rFonts w:hint="eastAsia" w:asciiTheme="majorHAnsi" w:hAnsiTheme="majorHAnsi"/>
          <w:b/>
          <w:bCs/>
          <w:sz w:val="36"/>
          <w:szCs w:val="36"/>
        </w:rPr>
        <w:t>（2</w:t>
      </w:r>
      <w:r>
        <w:rPr>
          <w:rFonts w:asciiTheme="majorHAnsi" w:hAnsiTheme="majorHAnsi"/>
          <w:b/>
          <w:bCs/>
          <w:sz w:val="36"/>
          <w:szCs w:val="36"/>
        </w:rPr>
        <w:t>00</w:t>
      </w:r>
      <w:r>
        <w:rPr>
          <w:rFonts w:hint="eastAsia" w:asciiTheme="majorHAnsi" w:hAnsiTheme="majorHAnsi"/>
          <w:b/>
          <w:bCs/>
          <w:sz w:val="36"/>
          <w:szCs w:val="36"/>
        </w:rPr>
        <w:t>-</w:t>
      </w:r>
      <w:r>
        <w:rPr>
          <w:rFonts w:asciiTheme="majorHAnsi" w:hAnsiTheme="majorHAnsi"/>
          <w:b/>
          <w:bCs/>
          <w:sz w:val="36"/>
          <w:szCs w:val="36"/>
        </w:rPr>
        <w:t>300</w:t>
      </w:r>
      <w:r>
        <w:rPr>
          <w:rFonts w:hint="eastAsia" w:asciiTheme="majorHAnsi" w:hAnsiTheme="majorHAnsi"/>
          <w:b/>
          <w:bCs/>
          <w:sz w:val="36"/>
          <w:szCs w:val="36"/>
        </w:rPr>
        <w:t>字）：</w:t>
      </w:r>
    </w:p>
    <w:p>
      <w:pPr>
        <w:rPr>
          <w:rFonts w:ascii="微软雅黑" w:hAnsi="Times New Roman" w:eastAsia="微软雅黑" w:cs="微软雅黑"/>
          <w:color w:val="000000"/>
          <w:kern w:val="0"/>
          <w:position w:val="-4"/>
          <w:sz w:val="18"/>
          <w:szCs w:val="18"/>
        </w:rPr>
      </w:pPr>
      <w:r>
        <w:rPr>
          <w:rFonts w:ascii="微软雅黑" w:hAnsi="Times New Roman" w:eastAsia="微软雅黑" w:cs="微软雅黑"/>
          <w:color w:val="000000"/>
          <w:kern w:val="0"/>
          <w:position w:val="-4"/>
          <w:sz w:val="18"/>
          <w:szCs w:val="18"/>
        </w:rPr>
        <w:t>A</w:t>
      </w:r>
      <w:r>
        <w:rPr>
          <w:rFonts w:hint="eastAsia" w:ascii="微软雅黑" w:hAnsi="Times New Roman" w:eastAsia="微软雅黑" w:cs="微软雅黑"/>
          <w:color w:val="000000"/>
          <w:kern w:val="0"/>
          <w:position w:val="-4"/>
          <w:sz w:val="18"/>
          <w:szCs w:val="18"/>
        </w:rPr>
        <w:t>bstract，contribution，paper</w:t>
      </w:r>
      <w:r>
        <w:rPr>
          <w:rFonts w:ascii="微软雅黑" w:hAnsi="Times New Roman" w:eastAsia="微软雅黑" w:cs="微软雅黑"/>
          <w:color w:val="000000"/>
          <w:kern w:val="0"/>
          <w:position w:val="-4"/>
          <w:sz w:val="18"/>
          <w:szCs w:val="18"/>
        </w:rPr>
        <w:t xml:space="preserve"> </w:t>
      </w:r>
      <w:r>
        <w:rPr>
          <w:rFonts w:hint="eastAsia" w:ascii="微软雅黑" w:hAnsi="Times New Roman" w:eastAsia="微软雅黑" w:cs="微软雅黑"/>
          <w:color w:val="000000"/>
          <w:kern w:val="0"/>
          <w:position w:val="-4"/>
          <w:sz w:val="18"/>
          <w:szCs w:val="18"/>
        </w:rPr>
        <w:t>arrangement，discussion，conclusion这几块儿可以互相借鉴，最后一起写就行。整体逻辑理顺了啥都有了。</w:t>
      </w: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Theme="majorHAnsi" w:hAnsiTheme="majorHAnsi"/>
          <w:b/>
          <w:bCs/>
          <w:sz w:val="36"/>
          <w:szCs w:val="36"/>
        </w:rPr>
      </w:pPr>
      <w:commentRangeStart w:id="58"/>
      <w:r>
        <w:rPr>
          <w:rFonts w:asciiTheme="majorHAnsi" w:hAnsiTheme="majorHAnsi"/>
          <w:b/>
          <w:bCs/>
          <w:sz w:val="36"/>
          <w:szCs w:val="36"/>
        </w:rPr>
        <w:t>Funding</w:t>
      </w:r>
      <w:commentRangeEnd w:id="58"/>
      <w:r>
        <w:rPr>
          <w:rStyle w:val="13"/>
        </w:rPr>
        <w:commentReference w:id="58"/>
      </w:r>
      <w:r>
        <w:rPr>
          <w:rFonts w:hint="eastAsia" w:asciiTheme="majorHAnsi" w:hAnsiTheme="majorHAnsi"/>
          <w:b/>
          <w:bCs/>
          <w:sz w:val="36"/>
          <w:szCs w:val="36"/>
        </w:rPr>
        <w:t>：可以先不写，发公备时问他，然后最后排版时加上就行</w:t>
      </w: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p>
    <w:p>
      <w:pPr>
        <w:rPr>
          <w:rFonts w:ascii="微软雅黑" w:hAnsi="Times New Roman" w:eastAsia="微软雅黑" w:cs="微软雅黑"/>
          <w:color w:val="000000"/>
          <w:kern w:val="0"/>
          <w:position w:val="-4"/>
          <w:sz w:val="18"/>
          <w:szCs w:val="18"/>
        </w:rPr>
      </w:pPr>
      <w:commentRangeStart w:id="59"/>
      <w:r>
        <w:rPr>
          <w:rFonts w:asciiTheme="majorHAnsi" w:hAnsiTheme="majorHAnsi"/>
          <w:b/>
          <w:bCs/>
          <w:sz w:val="36"/>
          <w:szCs w:val="36"/>
        </w:rPr>
        <w:t>B</w:t>
      </w:r>
      <w:r>
        <w:rPr>
          <w:rFonts w:hint="eastAsia" w:asciiTheme="majorHAnsi" w:hAnsiTheme="majorHAnsi"/>
          <w:b/>
          <w:bCs/>
          <w:sz w:val="36"/>
          <w:szCs w:val="36"/>
        </w:rPr>
        <w:t>ibliography</w:t>
      </w:r>
      <w:commentRangeEnd w:id="59"/>
      <w:r>
        <w:rPr>
          <w:rStyle w:val="13"/>
        </w:rPr>
        <w:commentReference w:id="59"/>
      </w:r>
      <w:r>
        <w:rPr>
          <w:rFonts w:hint="eastAsia" w:asciiTheme="majorHAnsi" w:hAnsiTheme="majorHAnsi"/>
          <w:b/>
          <w:bCs/>
          <w:sz w:val="36"/>
          <w:szCs w:val="36"/>
        </w:rPr>
        <w:t>：可以先不写，最后排版时写就行</w:t>
      </w:r>
    </w:p>
    <w:p>
      <w:pPr>
        <w:rPr>
          <w:ins w:id="956" w:author="嶒棚文" w:date="2021-06-29T14:05:13Z"/>
          <w:rFonts w:ascii="华文仿宋" w:hAnsi="华文仿宋" w:eastAsia="华文仿宋"/>
          <w:sz w:val="24"/>
        </w:rPr>
      </w:pPr>
    </w:p>
    <w:p>
      <w:pPr>
        <w:rPr>
          <w:ins w:id="957" w:author="嶒棚文" w:date="2021-06-29T14:05:54Z"/>
          <w:rFonts w:hint="eastAsia" w:asciiTheme="majorHAnsi" w:hAnsiTheme="majorHAnsi" w:eastAsiaTheme="minorEastAsia"/>
          <w:b/>
          <w:bCs/>
          <w:sz w:val="36"/>
          <w:szCs w:val="36"/>
          <w:lang w:val="en-US" w:eastAsia="zh-CN"/>
        </w:rPr>
      </w:pPr>
      <w:ins w:id="958" w:author="嶒棚文" w:date="2021-06-29T14:05:26Z">
        <w:r>
          <w:rPr>
            <w:rFonts w:hint="eastAsia" w:asciiTheme="majorHAnsi" w:hAnsiTheme="majorHAnsi" w:eastAsiaTheme="minorEastAsia"/>
            <w:b/>
            <w:bCs/>
            <w:sz w:val="36"/>
            <w:szCs w:val="36"/>
            <w:lang w:val="en-US" w:eastAsia="zh-CN"/>
          </w:rPr>
          <w:t>Re</w:t>
        </w:r>
      </w:ins>
      <w:ins w:id="959" w:author="嶒棚文" w:date="2021-06-29T14:05:27Z">
        <w:r>
          <w:rPr>
            <w:rFonts w:hint="eastAsia" w:asciiTheme="majorHAnsi" w:hAnsiTheme="majorHAnsi" w:eastAsiaTheme="minorEastAsia"/>
            <w:b/>
            <w:bCs/>
            <w:sz w:val="36"/>
            <w:szCs w:val="36"/>
            <w:lang w:val="en-US" w:eastAsia="zh-CN"/>
          </w:rPr>
          <w:t>fe</w:t>
        </w:r>
      </w:ins>
      <w:ins w:id="960" w:author="嶒棚文" w:date="2021-06-29T14:05:28Z">
        <w:r>
          <w:rPr>
            <w:rFonts w:hint="eastAsia" w:asciiTheme="majorHAnsi" w:hAnsiTheme="majorHAnsi" w:eastAsiaTheme="minorEastAsia"/>
            <w:b/>
            <w:bCs/>
            <w:sz w:val="36"/>
            <w:szCs w:val="36"/>
            <w:lang w:val="en-US" w:eastAsia="zh-CN"/>
          </w:rPr>
          <w:t>rence</w:t>
        </w:r>
      </w:ins>
    </w:p>
    <w:p>
      <w:pPr>
        <w:rPr>
          <w:rFonts w:hint="default" w:ascii="华文仿宋" w:hAnsi="华文仿宋" w:eastAsia="华文仿宋"/>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961" w:author="嶒棚文" w:date="2021-06-29T14:05:10Z"/>
          <w:rFonts w:hint="default"/>
          <w:lang w:eastAsia="zh-CN"/>
        </w:rPr>
      </w:pPr>
      <w:ins w:id="962" w:author="嶒棚文" w:date="2021-06-29T14:05:43Z">
        <w:r>
          <w:rPr>
            <w:rFonts w:hint="eastAsia"/>
            <w:lang w:val="en-US" w:eastAsia="zh-CN"/>
          </w:rPr>
          <w:t>//</w:t>
        </w:r>
      </w:ins>
      <w:ins w:id="963" w:author="嶒棚文" w:date="2021-06-29T14:05:10Z">
        <w:r>
          <w:rPr>
            <w:rFonts w:hint="eastAsia"/>
            <w:lang w:val="en-US" w:eastAsia="zh-CN"/>
          </w:rPr>
          <w:t>ComboLoss</w:t>
        </w:r>
      </w:ins>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964" w:author="嶒棚文" w:date="2021-06-29T14:05:10Z"/>
          <w:rFonts w:hint="default"/>
          <w:lang w:eastAsia="zh-CN"/>
        </w:rPr>
      </w:pPr>
      <w:ins w:id="965" w:author="嶒棚文" w:date="2021-06-29T14:05:10Z">
        <w:r>
          <w:rPr>
            <w:rFonts w:hint="default"/>
            <w:lang w:eastAsia="zh-CN"/>
          </w:rPr>
          <w:t>Xu L, Xiang J. ComboLoss for Facial Attractiveness Analysis with Squeeze-and-Excitation Networks[J]. arXiv preprint arXiv:2010.10721, 2020.</w:t>
        </w:r>
      </w:ins>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966" w:author="嶒棚文" w:date="2021-06-29T14:05:10Z"/>
          <w:rFonts w:hint="default"/>
          <w:lang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967" w:author="嶒棚文" w:date="2021-06-29T14:05:10Z"/>
          <w:rFonts w:hint="default"/>
          <w:lang w:eastAsia="zh-CN"/>
        </w:rPr>
      </w:pPr>
      <w:ins w:id="968" w:author="嶒棚文" w:date="2021-06-29T14:05:46Z">
        <w:r>
          <w:rPr>
            <w:rFonts w:hint="eastAsia"/>
            <w:lang w:val="en-US" w:eastAsia="zh-CN"/>
          </w:rPr>
          <w:t>//</w:t>
        </w:r>
      </w:ins>
      <w:ins w:id="969" w:author="嶒棚文" w:date="2021-06-29T14:05:10Z">
        <w:r>
          <w:rPr>
            <w:rFonts w:hint="eastAsia"/>
            <w:lang w:val="en-US" w:eastAsia="zh-CN"/>
          </w:rPr>
          <w:t>ResNet</w:t>
        </w:r>
      </w:ins>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ins w:id="970" w:author="嶒棚文" w:date="2021-06-29T14:05:10Z"/>
          <w:rFonts w:hint="default"/>
          <w:lang w:eastAsia="zh-CN"/>
        </w:rPr>
      </w:pPr>
      <w:ins w:id="971" w:author="嶒棚文" w:date="2021-06-29T14:05:10Z">
        <w:r>
          <w:rPr>
            <w:rFonts w:ascii="Arial" w:hAnsi="Arial" w:eastAsia="宋体" w:cs="Arial"/>
            <w:i w:val="0"/>
            <w:iCs w:val="0"/>
            <w:caps w:val="0"/>
            <w:color w:val="222222"/>
            <w:spacing w:val="0"/>
            <w:sz w:val="19"/>
            <w:szCs w:val="19"/>
            <w:shd w:val="clear" w:fill="FFFFFF"/>
          </w:rPr>
          <w:t>He K, Zhang X, Ren S, et al. Deep residual learning for image recognition[C]//Proceedings of the IEEE conference on computer vision and pattern recognition. 2016: 770-778.</w:t>
        </w:r>
      </w:ins>
    </w:p>
    <w:p>
      <w:pPr>
        <w:rPr>
          <w:rFonts w:ascii="华文仿宋" w:hAnsi="华文仿宋" w:eastAsia="华文仿宋"/>
          <w:sz w:val="24"/>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uanyu0010@outlook.com" w:date="2021-06-22T01:51:00Z" w:initials="">
    <w:p w14:paraId="42A332AC">
      <w:pPr>
        <w:pStyle w:val="3"/>
      </w:pPr>
    </w:p>
  </w:comment>
  <w:comment w:id="1" w:author="guanyu0010@outlook.com" w:date="2021-06-22T02:06:00Z" w:initials="">
    <w:p w14:paraId="4C2D3F6D">
      <w:pPr>
        <w:pStyle w:val="3"/>
      </w:pPr>
    </w:p>
  </w:comment>
  <w:comment w:id="2" w:author="guanyu0010@outlook.com" w:date="2021-06-22T01:51:00Z" w:initials="">
    <w:p w14:paraId="63F54102">
      <w:pPr>
        <w:pStyle w:val="3"/>
      </w:pPr>
    </w:p>
  </w:comment>
  <w:comment w:id="3" w:author="guanyu0010@outlook.com" w:date="2021-06-22T01:51:00Z" w:initials="">
    <w:p w14:paraId="4BC83EB9">
      <w:pPr>
        <w:pStyle w:val="3"/>
      </w:pPr>
      <w:r>
        <w:rPr>
          <w:rFonts w:hint="eastAsia"/>
        </w:rPr>
        <w:t>1</w:t>
      </w:r>
      <w:r>
        <w:t>000</w:t>
      </w:r>
      <w:r>
        <w:rPr>
          <w:rFonts w:hint="eastAsia"/>
        </w:rPr>
        <w:t>字</w:t>
      </w:r>
    </w:p>
  </w:comment>
  <w:comment w:id="4" w:author="guanyu0010@outlook.com" w:date="2021-06-27T22:02:00Z" w:initials="">
    <w:p w14:paraId="56F953F9">
      <w:pPr>
        <w:rPr>
          <w:rFonts w:ascii="微软雅黑" w:hAnsi="微软雅黑" w:eastAsia="微软雅黑"/>
          <w:b/>
          <w:bCs/>
          <w:sz w:val="24"/>
        </w:rPr>
      </w:pPr>
      <w:r>
        <w:rPr>
          <w:rFonts w:hint="eastAsia" w:ascii="微软雅黑" w:hAnsi="微软雅黑" w:eastAsia="微软雅黑"/>
          <w:b/>
          <w:bCs/>
          <w:sz w:val="24"/>
        </w:rPr>
        <w:t>大背景（background，此处写这个病和医疗方面的现状，之前专利和会议的内容可以借鉴），存在着什么样的问题（人力消耗大，其他诊断方式有辐射、费用高，医疗资源不平衡；医疗数据较敏感，数据不透明，诊断方式及结果不共享，每次换医院历史数据难以使用难以追踪）（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p>
  </w:comment>
  <w:comment w:id="5" w:author="guanyu0010@outlook.com" w:date="2021-06-27T22:02:00Z" w:initials="">
    <w:p w14:paraId="2F223E2E">
      <w:pPr>
        <w:rPr>
          <w:rFonts w:ascii="微软雅黑" w:hAnsi="微软雅黑" w:eastAsia="微软雅黑"/>
          <w:b/>
          <w:bCs/>
          <w:sz w:val="24"/>
        </w:rPr>
      </w:pPr>
      <w:r>
        <w:rPr>
          <w:rFonts w:hint="eastAsia" w:ascii="微软雅黑" w:hAnsi="微软雅黑" w:eastAsia="微软雅黑"/>
          <w:b/>
          <w:bCs/>
          <w:sz w:val="24"/>
        </w:rPr>
        <w:t>超声（1</w:t>
      </w:r>
      <w:r>
        <w:rPr>
          <w:rFonts w:ascii="微软雅黑" w:hAnsi="微软雅黑" w:eastAsia="微软雅黑"/>
          <w:b/>
          <w:bCs/>
          <w:sz w:val="24"/>
        </w:rPr>
        <w:t>00</w:t>
      </w:r>
      <w:r>
        <w:rPr>
          <w:rFonts w:hint="eastAsia" w:ascii="微软雅黑" w:hAnsi="微软雅黑" w:eastAsia="微软雅黑"/>
          <w:b/>
          <w:bCs/>
          <w:sz w:val="24"/>
        </w:rPr>
        <w:t>字）</w:t>
      </w:r>
    </w:p>
  </w:comment>
  <w:comment w:id="6" w:author="guanyu0010@outlook.com" w:date="2021-06-27T22:02:00Z" w:initials="">
    <w:p w14:paraId="040042FC">
      <w:pPr>
        <w:rPr>
          <w:rFonts w:ascii="微软雅黑" w:hAnsi="微软雅黑" w:eastAsia="微软雅黑"/>
          <w:b/>
          <w:bCs/>
          <w:sz w:val="24"/>
        </w:rPr>
      </w:pPr>
      <w:r>
        <w:rPr>
          <w:rFonts w:ascii="微软雅黑" w:hAnsi="微软雅黑" w:eastAsia="微软雅黑"/>
          <w:b/>
          <w:bCs/>
          <w:sz w:val="24"/>
        </w:rPr>
        <w:t>deep learning/machine learning/AI</w:t>
      </w:r>
      <w:r>
        <w:rPr>
          <w:rFonts w:hint="eastAsia" w:ascii="微软雅黑" w:hAnsi="微软雅黑" w:eastAsia="微软雅黑"/>
          <w:b/>
          <w:bCs/>
          <w:sz w:val="24"/>
        </w:rPr>
        <w:t>被广泛地应用于各种方面</w:t>
      </w:r>
      <w:r>
        <w:rPr>
          <w:rFonts w:ascii="微软雅黑" w:hAnsi="微软雅黑" w:eastAsia="微软雅黑"/>
          <w:b/>
          <w:bCs/>
          <w:sz w:val="24"/>
        </w:rPr>
        <w:t>including</w:t>
      </w:r>
      <w:r>
        <w:rPr>
          <w:rFonts w:hint="eastAsia" w:ascii="微软雅黑" w:hAnsi="微软雅黑" w:eastAsia="微软雅黑"/>
          <w:b/>
          <w:bCs/>
          <w:sz w:val="24"/>
        </w:rPr>
        <w:t>医疗方面。（如果肾积水</w:t>
      </w:r>
      <w:r>
        <w:rPr>
          <w:rFonts w:ascii="微软雅黑" w:hAnsi="微软雅黑" w:eastAsia="微软雅黑"/>
          <w:b/>
          <w:bCs/>
          <w:sz w:val="24"/>
        </w:rPr>
        <w:t>+dl</w:t>
      </w:r>
      <w:r>
        <w:rPr>
          <w:rFonts w:hint="eastAsia" w:ascii="微软雅黑" w:hAnsi="微软雅黑" w:eastAsia="微软雅黑"/>
          <w:b/>
          <w:bCs/>
          <w:sz w:val="24"/>
        </w:rPr>
        <w:t>的文献不够用的话，前面可以先插一些其他病</w:t>
      </w:r>
      <w:r>
        <w:rPr>
          <w:rFonts w:ascii="微软雅黑" w:hAnsi="微软雅黑" w:eastAsia="微软雅黑"/>
          <w:b/>
          <w:bCs/>
          <w:sz w:val="24"/>
        </w:rPr>
        <w:t>+dl</w:t>
      </w:r>
      <w:r>
        <w:rPr>
          <w:rFonts w:hint="eastAsia" w:ascii="微软雅黑" w:hAnsi="微软雅黑" w:eastAsia="微软雅黑"/>
          <w:b/>
          <w:bCs/>
          <w:sz w:val="24"/>
        </w:rPr>
        <w:t>。）在肾积水方面，文献</w:t>
      </w:r>
      <w:r>
        <w:rPr>
          <w:rFonts w:ascii="微软雅黑" w:hAnsi="微软雅黑" w:eastAsia="微软雅黑"/>
          <w:b/>
          <w:bCs/>
          <w:sz w:val="24"/>
        </w:rPr>
        <w:t>xxxxx</w:t>
      </w:r>
      <w:r>
        <w:rPr>
          <w:rFonts w:hint="eastAsia" w:ascii="微软雅黑" w:hAnsi="微软雅黑" w:eastAsia="微软雅黑"/>
          <w:b/>
          <w:bCs/>
          <w:sz w:val="24"/>
        </w:rPr>
        <w:t>（1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r>
        <w:rPr>
          <w:rFonts w:ascii="微软雅黑" w:hAnsi="微软雅黑" w:eastAsia="微软雅黑"/>
          <w:b/>
          <w:bCs/>
          <w:sz w:val="24"/>
        </w:rPr>
        <w:t>:</w:t>
      </w:r>
    </w:p>
  </w:comment>
  <w:comment w:id="7" w:author="guanyu0010@outlook.com" w:date="2021-06-27T22:02:00Z" w:initials="">
    <w:p w14:paraId="2732792B">
      <w:pPr>
        <w:rPr>
          <w:rFonts w:ascii="微软雅黑" w:hAnsi="微软雅黑" w:eastAsia="微软雅黑"/>
          <w:b/>
          <w:bCs/>
          <w:sz w:val="24"/>
        </w:rPr>
      </w:pPr>
      <w:r>
        <w:rPr>
          <w:rFonts w:hint="eastAsia" w:ascii="微软雅黑" w:hAnsi="微软雅黑" w:eastAsia="微软雅黑"/>
          <w:b/>
          <w:bCs/>
          <w:sz w:val="24"/>
        </w:rPr>
        <w:t>区块链是</w:t>
      </w:r>
      <w:r>
        <w:rPr>
          <w:rFonts w:ascii="微软雅黑" w:hAnsi="微软雅黑" w:eastAsia="微软雅黑"/>
          <w:b/>
          <w:bCs/>
          <w:sz w:val="24"/>
        </w:rPr>
        <w:t>xxx</w:t>
      </w:r>
      <w:r>
        <w:rPr>
          <w:rFonts w:hint="eastAsia" w:ascii="微软雅黑" w:hAnsi="微软雅黑" w:eastAsia="微软雅黑"/>
          <w:b/>
          <w:bCs/>
          <w:sz w:val="24"/>
        </w:rPr>
        <w:t>，区块链和物联网的关系，它能够</w:t>
      </w:r>
      <w:r>
        <w:rPr>
          <w:rFonts w:ascii="微软雅黑" w:hAnsi="微软雅黑" w:eastAsia="微软雅黑"/>
          <w:b/>
          <w:bCs/>
          <w:sz w:val="24"/>
        </w:rPr>
        <w:t>xxxx</w:t>
      </w:r>
      <w:r>
        <w:rPr>
          <w:rFonts w:hint="eastAsia" w:ascii="微软雅黑" w:hAnsi="微软雅黑" w:eastAsia="微软雅黑"/>
          <w:b/>
          <w:bCs/>
          <w:sz w:val="24"/>
        </w:rPr>
        <w:t>，它的</w:t>
      </w:r>
      <w:r>
        <w:rPr>
          <w:rFonts w:ascii="微软雅黑" w:hAnsi="微软雅黑" w:eastAsia="微软雅黑"/>
          <w:b/>
          <w:bCs/>
          <w:sz w:val="24"/>
        </w:rPr>
        <w:t>xxx</w:t>
      </w:r>
      <w:r>
        <w:rPr>
          <w:rFonts w:hint="eastAsia" w:ascii="微软雅黑" w:hAnsi="微软雅黑" w:eastAsia="微软雅黑"/>
          <w:b/>
          <w:bCs/>
          <w:sz w:val="24"/>
        </w:rPr>
        <w:t>特性也因此使它被广泛用来</w:t>
      </w:r>
      <w:r>
        <w:rPr>
          <w:rFonts w:ascii="微软雅黑" w:hAnsi="微软雅黑" w:eastAsia="微软雅黑"/>
          <w:b/>
          <w:bCs/>
          <w:sz w:val="24"/>
        </w:rPr>
        <w:t>xxxx</w:t>
      </w:r>
      <w:r>
        <w:rPr>
          <w:rFonts w:hint="eastAsia" w:ascii="微软雅黑" w:hAnsi="微软雅黑" w:eastAsia="微软雅黑"/>
          <w:b/>
          <w:bCs/>
          <w:sz w:val="24"/>
        </w:rPr>
        <w:t>。例如，文献</w:t>
      </w:r>
      <w:r>
        <w:rPr>
          <w:rFonts w:ascii="微软雅黑" w:hAnsi="微软雅黑" w:eastAsia="微软雅黑"/>
          <w:b/>
          <w:bCs/>
          <w:sz w:val="24"/>
        </w:rPr>
        <w:t>xxxx</w:t>
      </w:r>
      <w:r>
        <w:rPr>
          <w:rFonts w:hint="eastAsia" w:ascii="微软雅黑" w:hAnsi="微软雅黑" w:eastAsia="微软雅黑"/>
          <w:b/>
          <w:bCs/>
          <w:sz w:val="24"/>
        </w:rPr>
        <w:t>。除此之外，物联网相关的其他技术，例如云计算、雾计算、边缘计算、</w:t>
      </w:r>
      <w:r>
        <w:rPr>
          <w:rFonts w:ascii="微软雅黑" w:hAnsi="微软雅黑" w:eastAsia="微软雅黑"/>
          <w:b/>
          <w:bCs/>
          <w:sz w:val="24"/>
        </w:rPr>
        <w:t>iomt</w:t>
      </w:r>
      <w:r>
        <w:rPr>
          <w:rFonts w:hint="eastAsia" w:ascii="微软雅黑" w:hAnsi="微软雅黑" w:eastAsia="微软雅黑"/>
          <w:b/>
          <w:bCs/>
          <w:sz w:val="24"/>
        </w:rPr>
        <w:t>等物联网相关概念</w:t>
      </w:r>
      <w:r>
        <w:rPr>
          <w:rFonts w:ascii="微软雅黑" w:hAnsi="微软雅黑" w:eastAsia="微软雅黑"/>
          <w:b/>
          <w:bCs/>
          <w:sz w:val="24"/>
        </w:rPr>
        <w:t>/</w:t>
      </w:r>
      <w:r>
        <w:rPr>
          <w:rFonts w:hint="eastAsia" w:ascii="微软雅黑" w:hAnsi="微软雅黑" w:eastAsia="微软雅黑"/>
          <w:b/>
          <w:bCs/>
          <w:sz w:val="24"/>
        </w:rPr>
        <w:t>方法</w:t>
      </w:r>
      <w:r>
        <w:rPr>
          <w:rFonts w:ascii="微软雅黑" w:hAnsi="微软雅黑" w:eastAsia="微软雅黑"/>
          <w:b/>
          <w:bCs/>
          <w:sz w:val="24"/>
        </w:rPr>
        <w:t>/</w:t>
      </w:r>
      <w:r>
        <w:rPr>
          <w:rFonts w:hint="eastAsia" w:ascii="微软雅黑" w:hAnsi="微软雅黑" w:eastAsia="微软雅黑"/>
          <w:b/>
          <w:bCs/>
          <w:sz w:val="24"/>
        </w:rPr>
        <w:t>技术</w:t>
      </w:r>
      <w:r>
        <w:rPr>
          <w:rFonts w:ascii="微软雅黑" w:hAnsi="微软雅黑" w:eastAsia="微软雅黑"/>
          <w:b/>
          <w:bCs/>
          <w:sz w:val="24"/>
        </w:rPr>
        <w:t>/applications</w:t>
      </w:r>
      <w:r>
        <w:rPr>
          <w:rFonts w:hint="eastAsia" w:ascii="微软雅黑" w:hAnsi="微软雅黑" w:eastAsia="微软雅黑"/>
          <w:b/>
          <w:bCs/>
          <w:sz w:val="24"/>
        </w:rPr>
        <w:t>也随着</w:t>
      </w:r>
      <w:r>
        <w:rPr>
          <w:rFonts w:ascii="微软雅黑" w:hAnsi="微软雅黑" w:eastAsia="微软雅黑"/>
          <w:b/>
          <w:bCs/>
          <w:sz w:val="24"/>
        </w:rPr>
        <w:t>5g</w:t>
      </w:r>
      <w:r>
        <w:rPr>
          <w:rFonts w:hint="eastAsia" w:ascii="微软雅黑" w:hAnsi="微软雅黑" w:eastAsia="微软雅黑"/>
          <w:b/>
          <w:bCs/>
          <w:sz w:val="24"/>
        </w:rPr>
        <w:t>时代的推广</w:t>
      </w:r>
      <w:r>
        <w:rPr>
          <w:rFonts w:ascii="微软雅黑" w:hAnsi="微软雅黑" w:eastAsia="微软雅黑"/>
          <w:b/>
          <w:bCs/>
          <w:sz w:val="24"/>
        </w:rPr>
        <w:t>/</w:t>
      </w:r>
      <w:r>
        <w:rPr>
          <w:rFonts w:hint="eastAsia" w:ascii="微软雅黑" w:hAnsi="微软雅黑" w:eastAsia="微软雅黑"/>
          <w:b/>
          <w:bCs/>
          <w:sz w:val="24"/>
        </w:rPr>
        <w:t>到来而被广泛地应用于医疗数据中。写的时候应该从问题出发，由问题引出方法。（1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p>
  </w:comment>
  <w:comment w:id="8" w:author="guanyu0010@outlook.com" w:date="2021-06-27T22:02:00Z" w:initials="">
    <w:p w14:paraId="5ADE11F3">
      <w:pPr>
        <w:rPr>
          <w:rFonts w:ascii="微软雅黑" w:hAnsi="微软雅黑" w:eastAsia="微软雅黑"/>
          <w:b/>
          <w:bCs/>
          <w:sz w:val="24"/>
        </w:rPr>
      </w:pPr>
      <w:r>
        <w:rPr>
          <w:rFonts w:hint="eastAsia" w:ascii="微软雅黑" w:hAnsi="微软雅黑" w:eastAsia="微软雅黑"/>
          <w:b/>
          <w:bCs/>
          <w:sz w:val="24"/>
        </w:rPr>
        <w:t>在过去，同时</w:t>
      </w:r>
      <w:r>
        <w:rPr>
          <w:rFonts w:ascii="微软雅黑" w:hAnsi="微软雅黑" w:eastAsia="微软雅黑"/>
          <w:b/>
          <w:bCs/>
          <w:sz w:val="24"/>
        </w:rPr>
        <w:t>integrate</w:t>
      </w:r>
      <w:r>
        <w:rPr>
          <w:rFonts w:hint="eastAsia" w:ascii="微软雅黑" w:hAnsi="微软雅黑" w:eastAsia="微软雅黑"/>
          <w:b/>
          <w:bCs/>
          <w:sz w:val="24"/>
        </w:rPr>
        <w:t>区块链和</w:t>
      </w:r>
      <w:r>
        <w:rPr>
          <w:rFonts w:ascii="微软雅黑" w:hAnsi="微软雅黑" w:eastAsia="微软雅黑"/>
          <w:b/>
          <w:bCs/>
          <w:sz w:val="24"/>
        </w:rPr>
        <w:t>dl</w:t>
      </w:r>
      <w:r>
        <w:rPr>
          <w:rFonts w:hint="eastAsia" w:ascii="微软雅黑" w:hAnsi="微软雅黑" w:eastAsia="微软雅黑"/>
          <w:b/>
          <w:bCs/>
          <w:sz w:val="24"/>
        </w:rPr>
        <w:t>并且</w:t>
      </w:r>
      <w:r>
        <w:rPr>
          <w:rFonts w:ascii="微软雅黑" w:hAnsi="微软雅黑" w:eastAsia="微软雅黑"/>
          <w:b/>
          <w:bCs/>
          <w:sz w:val="24"/>
        </w:rPr>
        <w:t>applied to medical data</w:t>
      </w:r>
      <w:r>
        <w:rPr>
          <w:rFonts w:hint="eastAsia" w:ascii="微软雅黑" w:hAnsi="微软雅黑" w:eastAsia="微软雅黑"/>
          <w:b/>
          <w:bCs/>
          <w:sz w:val="24"/>
        </w:rPr>
        <w:t>的不多，并且多数集中在</w:t>
      </w:r>
      <w:r>
        <w:rPr>
          <w:rFonts w:ascii="微软雅黑" w:hAnsi="微软雅黑" w:eastAsia="微软雅黑"/>
          <w:b/>
          <w:bCs/>
          <w:sz w:val="24"/>
        </w:rPr>
        <w:t>xxxx</w:t>
      </w:r>
      <w:r>
        <w:rPr>
          <w:rFonts w:hint="eastAsia" w:ascii="微软雅黑" w:hAnsi="微软雅黑" w:eastAsia="微软雅黑"/>
          <w:b/>
          <w:bCs/>
          <w:sz w:val="24"/>
        </w:rPr>
        <w:t>（这里就把柳叶刀的相应部分写进来就行，它写的是“理论方面”）（如果贴切的话，可以举几个例子，文献</w:t>
      </w:r>
      <w:r>
        <w:rPr>
          <w:rFonts w:ascii="微软雅黑" w:hAnsi="微软雅黑" w:eastAsia="微软雅黑"/>
          <w:b/>
          <w:bCs/>
          <w:sz w:val="24"/>
        </w:rPr>
        <w:t>xxx</w:t>
      </w:r>
      <w:r>
        <w:rPr>
          <w:rFonts w:hint="eastAsia" w:ascii="微软雅黑" w:hAnsi="微软雅黑" w:eastAsia="微软雅黑"/>
          <w:b/>
          <w:bCs/>
          <w:sz w:val="24"/>
        </w:rPr>
        <w:t>等。可以直接把柳叶刀那部分引用的文献拿过来，但是最好再对比一下）（1</w:t>
      </w:r>
      <w:r>
        <w:rPr>
          <w:rFonts w:ascii="微软雅黑" w:hAnsi="微软雅黑" w:eastAsia="微软雅黑"/>
          <w:b/>
          <w:bCs/>
          <w:sz w:val="24"/>
        </w:rPr>
        <w:t>50</w:t>
      </w:r>
      <w:r>
        <w:rPr>
          <w:rFonts w:hint="eastAsia" w:ascii="微软雅黑" w:hAnsi="微软雅黑" w:eastAsia="微软雅黑"/>
          <w:b/>
          <w:bCs/>
          <w:sz w:val="24"/>
        </w:rPr>
        <w:t>-</w:t>
      </w:r>
      <w:r>
        <w:rPr>
          <w:rFonts w:ascii="微软雅黑" w:hAnsi="微软雅黑" w:eastAsia="微软雅黑"/>
          <w:b/>
          <w:bCs/>
          <w:sz w:val="24"/>
        </w:rPr>
        <w:t>200</w:t>
      </w:r>
      <w:r>
        <w:rPr>
          <w:rFonts w:hint="eastAsia" w:ascii="微软雅黑" w:hAnsi="微软雅黑" w:eastAsia="微软雅黑"/>
          <w:b/>
          <w:bCs/>
          <w:sz w:val="24"/>
        </w:rPr>
        <w:t>字，至少五条文献）。</w:t>
      </w:r>
    </w:p>
  </w:comment>
  <w:comment w:id="9" w:author="guanyu0010@outlook.com" w:date="2021-06-27T22:03:00Z" w:initials="">
    <w:p w14:paraId="12856D86">
      <w:pPr>
        <w:rPr>
          <w:rFonts w:ascii="微软雅黑" w:hAnsi="微软雅黑" w:eastAsia="微软雅黑"/>
          <w:b/>
          <w:bCs/>
          <w:sz w:val="24"/>
        </w:rPr>
      </w:pPr>
      <w:r>
        <w:rPr>
          <w:rFonts w:hint="eastAsia" w:ascii="微软雅黑" w:hAnsi="微软雅黑" w:eastAsia="微软雅黑"/>
          <w:b/>
          <w:bCs/>
          <w:sz w:val="24"/>
        </w:rPr>
        <w:t>我们</w:t>
      </w:r>
      <w:r>
        <w:rPr>
          <w:rFonts w:ascii="微软雅黑" w:hAnsi="微软雅黑" w:eastAsia="微软雅黑"/>
          <w:b/>
          <w:bCs/>
          <w:sz w:val="24"/>
        </w:rPr>
        <w:t>build</w:t>
      </w:r>
      <w:r>
        <w:rPr>
          <w:rFonts w:hint="eastAsia" w:ascii="微软雅黑" w:hAnsi="微软雅黑" w:eastAsia="微软雅黑"/>
          <w:b/>
          <w:bCs/>
          <w:sz w:val="24"/>
        </w:rPr>
        <w:t>了一种方法以解决上述提到的问题。几句话介绍一下方法（1</w:t>
      </w:r>
      <w:r>
        <w:rPr>
          <w:rFonts w:ascii="微软雅黑" w:hAnsi="微软雅黑" w:eastAsia="微软雅黑"/>
          <w:b/>
          <w:bCs/>
          <w:sz w:val="24"/>
        </w:rPr>
        <w:t>00</w:t>
      </w:r>
      <w:r>
        <w:rPr>
          <w:rFonts w:hint="eastAsia" w:ascii="微软雅黑" w:hAnsi="微软雅黑" w:eastAsia="微软雅黑"/>
          <w:b/>
          <w:bCs/>
          <w:sz w:val="24"/>
        </w:rPr>
        <w:t xml:space="preserve">字）: </w:t>
      </w:r>
    </w:p>
  </w:comment>
  <w:comment w:id="10" w:author="guanyu0010@outlook.com" w:date="2021-06-27T22:03:00Z" w:initials="">
    <w:p w14:paraId="1F9B5D0D">
      <w:r>
        <w:rPr>
          <w:rFonts w:hint="eastAsia" w:ascii="微软雅黑" w:hAnsi="微软雅黑" w:eastAsia="微软雅黑"/>
          <w:b/>
          <w:bCs/>
          <w:sz w:val="24"/>
        </w:rPr>
        <w:t>讲一下contribution（1</w:t>
      </w:r>
      <w:r>
        <w:rPr>
          <w:rFonts w:ascii="微软雅黑" w:hAnsi="微软雅黑" w:eastAsia="微软雅黑"/>
          <w:b/>
          <w:bCs/>
          <w:sz w:val="24"/>
        </w:rPr>
        <w:t>50</w:t>
      </w:r>
      <w:r>
        <w:rPr>
          <w:rFonts w:hint="eastAsia" w:ascii="微软雅黑" w:hAnsi="微软雅黑" w:eastAsia="微软雅黑"/>
          <w:b/>
          <w:bCs/>
          <w:sz w:val="24"/>
        </w:rPr>
        <w:t>字）</w:t>
      </w:r>
      <w:r>
        <w:rPr>
          <w:rFonts w:ascii="微软雅黑" w:hAnsi="微软雅黑" w:eastAsia="微软雅黑"/>
          <w:b/>
          <w:bCs/>
          <w:sz w:val="24"/>
        </w:rPr>
        <w:t>:</w:t>
      </w:r>
      <w:r>
        <w:rPr>
          <w:rFonts w:hint="eastAsia"/>
        </w:rPr>
        <w:t xml:space="preserve"> </w:t>
      </w:r>
    </w:p>
    <w:p w14:paraId="4F8F4574">
      <w:r>
        <w:rPr>
          <w:rFonts w:hint="eastAsia"/>
        </w:rPr>
        <w:t>\smallskip\noindent\textbf{Contribution} Our main contribution is three-fold.</w:t>
      </w:r>
    </w:p>
    <w:p w14:paraId="6F6B31BC">
      <w:r>
        <w:rPr>
          <w:rFonts w:hint="eastAsia"/>
        </w:rPr>
        <w:t>\begin{enumerate}</w:t>
      </w:r>
    </w:p>
    <w:p w14:paraId="093F18A9">
      <w:r>
        <w:rPr>
          <w:rFonts w:hint="eastAsia"/>
        </w:rPr>
        <w:t>\item We propose an improved network structure and apply it to the semantic segmentation of ultrasonic images of hydronephrosis, and achieved a good segmentation performance.</w:t>
      </w:r>
    </w:p>
    <w:p w14:paraId="11E07901">
      <w:r>
        <w:rPr>
          <w:rFonts w:hint="eastAsia"/>
        </w:rPr>
        <w:t>\item We successfully combine CBAM with ResNet in a skillful way, which can be widely used to improve the characterization ability of the basic feature extraction layer, and the method does not destroy the original network structure of ResNet, so the pre-training model can still be used.</w:t>
      </w:r>
    </w:p>
    <w:p w14:paraId="31D648C0">
      <w:r>
        <w:rPr>
          <w:rFonts w:hint="eastAsia"/>
        </w:rPr>
        <w:t>\item We show that better performance is possible with CBAM at minimal cost, and we verify that the added burden of the model is negligible.</w:t>
      </w:r>
    </w:p>
    <w:p w14:paraId="6A5F56E9">
      <w:r>
        <w:rPr>
          <w:rFonts w:hint="eastAsia"/>
        </w:rPr>
        <w:t>\end{enumerate}</w:t>
      </w:r>
    </w:p>
    <w:p w14:paraId="1FF87CDC">
      <w:pPr>
        <w:pStyle w:val="3"/>
      </w:pPr>
    </w:p>
    <w:p w14:paraId="1DD12358">
      <w:r>
        <w:rPr>
          <w:rFonts w:hint="eastAsia"/>
        </w:rPr>
        <w:t>（1）</w:t>
      </w:r>
      <w:r>
        <w:rPr>
          <w:rFonts w:hint="eastAsia"/>
        </w:rPr>
        <w:tab/>
      </w:r>
      <w:r>
        <w:rPr>
          <w:rFonts w:hint="eastAsia"/>
        </w:rPr>
        <w:t>我提出的DL模型能够快速地根据无辐射的便宜的超声图像classify肾积水，并达到了xx的acc、auc、roc，超过了常见的abc模型，能够为医生对肾积水的诊断省好多事儿，能给病人省钱。</w:t>
      </w:r>
    </w:p>
    <w:p w14:paraId="02030090">
      <w:r>
        <w:rPr>
          <w:rFonts w:hint="eastAsia"/>
        </w:rPr>
        <w:t>（2）</w:t>
      </w:r>
      <w:r>
        <w:rPr>
          <w:rFonts w:hint="eastAsia"/>
        </w:rPr>
        <w:tab/>
      </w:r>
      <w:r>
        <w:rPr>
          <w:rFonts w:hint="eastAsia"/>
        </w:rPr>
        <w:t>我提出的blockchain frame能够帮助sensitive data的线上存储和传输，为未来可能的multiparty间的数据共享、联邦学习、合作等奠定了技术基础/提供了技术支持。</w:t>
      </w:r>
    </w:p>
    <w:p w14:paraId="409A6005">
      <w:r>
        <w:rPr>
          <w:rFonts w:hint="eastAsia"/>
        </w:rPr>
        <w:t>（3）</w:t>
      </w:r>
      <w:r>
        <w:rPr>
          <w:rFonts w:hint="eastAsia"/>
        </w:rPr>
        <w:tab/>
      </w:r>
      <w:r>
        <w:rPr>
          <w:rFonts w:hint="eastAsia"/>
        </w:rPr>
        <w:t>我使用的Blockchain platform能帮助病人安全地存储自己的信息，且能够在不去医院/换了个医院的情况下随时获取/追踪自己的相关病史（前面的部分，是已经去医院看过医生的数据能够随时获取。</w:t>
      </w:r>
    </w:p>
    <w:p w14:paraId="1BA109FC">
      <w:r>
        <w:t>(4)</w:t>
      </w:r>
      <w:r>
        <w:tab/>
      </w:r>
      <w:r>
        <w:rPr>
          <w:rFonts w:hint="eastAsia"/>
        </w:rPr>
        <w:t>后面的部分，是未来自己在家里如果有设备的话可以随时上传一张照片就得到诊断结果&amp;不需担心泄露自己的隐私&amp;这个结果因为存在了线上所以日后如果又去看医生的话医生还能看到这个自己拍的片子）；moreover，DL和区块链的结合更是能够起到线上AI医生的效果，无需去医院，只要一张超声照片，既可得到准确率高达xxx的诊断。</w:t>
      </w:r>
    </w:p>
  </w:comment>
  <w:comment w:id="11" w:author="guanyu0010@outlook.com" w:date="2021-06-27T22:04:00Z" w:initials="">
    <w:p w14:paraId="20CF4FC6">
      <w:r>
        <w:rPr>
          <w:rFonts w:hint="eastAsia" w:ascii="微软雅黑" w:hAnsi="微软雅黑" w:eastAsia="微软雅黑"/>
          <w:b/>
          <w:bCs/>
          <w:sz w:val="24"/>
        </w:rPr>
        <w:t>最后说一下文章的</w:t>
      </w:r>
      <w:r>
        <w:rPr>
          <w:rFonts w:ascii="微软雅黑" w:hAnsi="微软雅黑" w:eastAsia="微软雅黑"/>
          <w:b/>
          <w:bCs/>
          <w:sz w:val="24"/>
        </w:rPr>
        <w:t>organization</w:t>
      </w:r>
      <w:r>
        <w:rPr>
          <w:rFonts w:hint="eastAsia" w:ascii="微软雅黑" w:hAnsi="微软雅黑" w:eastAsia="微软雅黑"/>
          <w:b/>
          <w:bCs/>
          <w:sz w:val="24"/>
        </w:rPr>
        <w:t>（1</w:t>
      </w:r>
      <w:r>
        <w:rPr>
          <w:rFonts w:ascii="微软雅黑" w:hAnsi="微软雅黑" w:eastAsia="微软雅黑"/>
          <w:b/>
          <w:bCs/>
          <w:sz w:val="24"/>
        </w:rPr>
        <w:t>00</w:t>
      </w:r>
      <w:r>
        <w:rPr>
          <w:rFonts w:hint="eastAsia" w:ascii="微软雅黑" w:hAnsi="微软雅黑" w:eastAsia="微软雅黑"/>
          <w:b/>
          <w:bCs/>
          <w:sz w:val="24"/>
        </w:rPr>
        <w:t>字）:</w:t>
      </w:r>
    </w:p>
  </w:comment>
  <w:comment w:id="12" w:author="guanyu0010@outlook.com" w:date="2021-06-22T01:51:00Z" w:initials="">
    <w:p w14:paraId="01992B39">
      <w:pPr>
        <w:pStyle w:val="3"/>
      </w:pPr>
    </w:p>
  </w:comment>
  <w:comment w:id="13" w:author="guanyu0010@outlook.com" w:date="2021-06-27T22:04:00Z" w:initials="">
    <w:p w14:paraId="00A3130E">
      <w:pPr>
        <w:rPr>
          <w:rFonts w:asciiTheme="majorHAnsi" w:hAnsiTheme="majorHAnsi"/>
          <w:sz w:val="24"/>
        </w:rPr>
      </w:pPr>
      <w:r>
        <w:rPr>
          <w:rFonts w:asciiTheme="majorHAnsi" w:hAnsiTheme="majorHAnsi"/>
          <w:sz w:val="24"/>
        </w:rPr>
        <w:t>Build</w:t>
      </w:r>
      <w:r>
        <w:rPr>
          <w:rFonts w:hint="eastAsia" w:asciiTheme="majorHAnsi" w:hAnsiTheme="majorHAnsi"/>
          <w:sz w:val="24"/>
        </w:rPr>
        <w:t>了一个语义分割网络+分类网络的</w:t>
      </w:r>
      <w:r>
        <w:rPr>
          <w:rFonts w:asciiTheme="majorHAnsi" w:hAnsiTheme="majorHAnsi"/>
          <w:sz w:val="24"/>
        </w:rPr>
        <w:t>DL model</w:t>
      </w:r>
      <w:r>
        <w:rPr>
          <w:rFonts w:hint="eastAsia" w:asciiTheme="majorHAnsi" w:hAnsiTheme="majorHAnsi"/>
          <w:sz w:val="24"/>
        </w:rPr>
        <w:t>并用</w:t>
      </w:r>
      <w:r>
        <w:rPr>
          <w:rFonts w:asciiTheme="majorHAnsi" w:hAnsiTheme="majorHAnsi"/>
          <w:sz w:val="24"/>
        </w:rPr>
        <w:t>real word data validated</w:t>
      </w:r>
      <w:r>
        <w:rPr>
          <w:rFonts w:hint="eastAsia" w:asciiTheme="majorHAnsi" w:hAnsiTheme="majorHAnsi"/>
          <w:sz w:val="24"/>
        </w:rPr>
        <w:t>了这个</w:t>
      </w:r>
      <w:r>
        <w:rPr>
          <w:rFonts w:asciiTheme="majorHAnsi" w:hAnsiTheme="majorHAnsi"/>
          <w:sz w:val="24"/>
        </w:rPr>
        <w:t>model</w:t>
      </w:r>
      <w:r>
        <w:rPr>
          <w:rFonts w:hint="eastAsia" w:asciiTheme="majorHAnsi" w:hAnsiTheme="majorHAnsi"/>
          <w:sz w:val="24"/>
        </w:rPr>
        <w:t>。</w:t>
      </w:r>
      <w:r>
        <w:rPr>
          <w:rFonts w:asciiTheme="majorHAnsi" w:hAnsiTheme="majorHAnsi"/>
          <w:sz w:val="24"/>
        </w:rPr>
        <w:t xml:space="preserve">Additionally, </w:t>
      </w:r>
      <w:r>
        <w:rPr>
          <w:rFonts w:hint="eastAsia" w:asciiTheme="majorHAnsi" w:hAnsiTheme="majorHAnsi"/>
          <w:sz w:val="24"/>
        </w:rPr>
        <w:t>利用</w:t>
      </w:r>
      <w:r>
        <w:rPr>
          <w:rFonts w:asciiTheme="majorHAnsi" w:hAnsiTheme="majorHAnsi"/>
          <w:sz w:val="24"/>
        </w:rPr>
        <w:t>ipfs</w:t>
      </w:r>
      <w:r>
        <w:rPr>
          <w:rFonts w:hint="eastAsia" w:asciiTheme="majorHAnsi" w:hAnsiTheme="majorHAnsi"/>
          <w:sz w:val="24"/>
        </w:rPr>
        <w:t>搭建了一个</w:t>
      </w:r>
      <w:r>
        <w:rPr>
          <w:rFonts w:asciiTheme="majorHAnsi" w:hAnsiTheme="majorHAnsi"/>
          <w:sz w:val="24"/>
        </w:rPr>
        <w:t>blockchain framework</w:t>
      </w:r>
      <w:r>
        <w:rPr>
          <w:rFonts w:hint="eastAsia" w:asciiTheme="majorHAnsi" w:hAnsiTheme="majorHAnsi"/>
          <w:sz w:val="24"/>
        </w:rPr>
        <w:t>（</w:t>
      </w:r>
      <w:r>
        <w:rPr>
          <w:rFonts w:asciiTheme="majorHAnsi" w:hAnsiTheme="majorHAnsi"/>
          <w:sz w:val="24"/>
        </w:rPr>
        <w:t>Additionally, we used a blockchain­enabled AI platform to investigate secure sharing of datasets and deep learning algorithms, and reporting of performance results, across three separate sites in Singapore and China.</w:t>
      </w:r>
      <w:r>
        <w:rPr>
          <w:rFonts w:hint="eastAsia" w:asciiTheme="majorHAnsi" w:hAnsiTheme="majorHAnsi"/>
          <w:sz w:val="24"/>
        </w:rPr>
        <w:t>）接下来将分别</w:t>
      </w:r>
      <w:r>
        <w:rPr>
          <w:rFonts w:asciiTheme="majorHAnsi" w:hAnsiTheme="majorHAnsi"/>
          <w:sz w:val="24"/>
        </w:rPr>
        <w:t>demonstrate them in detail</w:t>
      </w:r>
      <w:r>
        <w:rPr>
          <w:rFonts w:hint="eastAsia" w:asciiTheme="majorHAnsi" w:hAnsiTheme="majorHAnsi"/>
          <w:sz w:val="24"/>
        </w:rPr>
        <w:t>。</w:t>
      </w:r>
    </w:p>
    <w:p w14:paraId="47EB72F8">
      <w:pPr>
        <w:rPr>
          <w:rFonts w:asciiTheme="majorHAnsi" w:hAnsiTheme="majorHAnsi"/>
          <w:sz w:val="24"/>
        </w:rPr>
      </w:pPr>
      <w:r>
        <w:rPr>
          <w:rFonts w:hint="eastAsia" w:asciiTheme="majorHAnsi" w:hAnsiTheme="majorHAnsi"/>
          <w:sz w:val="24"/>
        </w:rPr>
        <w:t>不用质疑了，之前的思路没有什么问题，仍然是自洽的。我训练</w:t>
      </w:r>
      <w:r>
        <w:rPr>
          <w:rFonts w:asciiTheme="majorHAnsi" w:hAnsiTheme="majorHAnsi"/>
          <w:sz w:val="24"/>
        </w:rPr>
        <w:t>DL</w:t>
      </w:r>
      <w:r>
        <w:rPr>
          <w:rFonts w:hint="eastAsia" w:asciiTheme="majorHAnsi" w:hAnsiTheme="majorHAnsi"/>
          <w:sz w:val="24"/>
        </w:rPr>
        <w:t>模型的数据是原始的，此时我的重点是在训练这样一个模型出来；我构建的</w:t>
      </w:r>
      <w:r>
        <w:rPr>
          <w:rFonts w:asciiTheme="majorHAnsi" w:hAnsiTheme="majorHAnsi"/>
          <w:sz w:val="24"/>
        </w:rPr>
        <w:t>BC</w:t>
      </w:r>
      <w:r>
        <w:rPr>
          <w:rFonts w:hint="eastAsia" w:asciiTheme="majorHAnsi" w:hAnsiTheme="majorHAnsi"/>
          <w:sz w:val="24"/>
        </w:rPr>
        <w:t>架构先用仿真数据示意然后再用真实数据验证也是没有问题的，此时的重点是“提出了这样一个架构”。这两处不是一开始就要结合在一起的。</w:t>
      </w:r>
    </w:p>
    <w:p w14:paraId="55236DB3">
      <w:pPr>
        <w:rPr>
          <w:rFonts w:asciiTheme="majorHAnsi" w:hAnsiTheme="majorHAnsi"/>
          <w:sz w:val="24"/>
        </w:rPr>
      </w:pPr>
      <w:r>
        <w:rPr>
          <w:rFonts w:hint="eastAsia" w:asciiTheme="majorHAnsi" w:hAnsiTheme="majorHAnsi"/>
          <w:sz w:val="24"/>
        </w:rPr>
        <w:t>用加截图里这些东西吗？再看一眼徐曦过去用眼底图像写的那些文章，看看需不需要有病人的consent form之类的。</w:t>
      </w:r>
    </w:p>
    <w:p w14:paraId="561B0065">
      <w:pPr>
        <w:rPr>
          <w:rFonts w:asciiTheme="majorHAnsi" w:hAnsiTheme="majorHAnsi"/>
          <w:b/>
          <w:bCs/>
          <w:sz w:val="36"/>
          <w:szCs w:val="36"/>
        </w:rPr>
      </w:pPr>
      <w:r>
        <w:drawing>
          <wp:inline distT="0" distB="0" distL="0" distR="0">
            <wp:extent cx="4457700" cy="16910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stretch>
                      <a:fillRect/>
                    </a:stretch>
                  </pic:blipFill>
                  <pic:spPr>
                    <a:xfrm>
                      <a:off x="0" y="0"/>
                      <a:ext cx="4459741" cy="1691866"/>
                    </a:xfrm>
                    <a:prstGeom prst="rect">
                      <a:avLst/>
                    </a:prstGeom>
                  </pic:spPr>
                </pic:pic>
              </a:graphicData>
            </a:graphic>
          </wp:inline>
        </w:drawing>
      </w:r>
    </w:p>
    <w:p w14:paraId="5D2419F5">
      <w:pPr>
        <w:rPr>
          <w:rFonts w:asciiTheme="majorHAnsi" w:hAnsiTheme="majorHAnsi"/>
          <w:sz w:val="24"/>
        </w:rPr>
      </w:pPr>
    </w:p>
    <w:p w14:paraId="55CD0E52">
      <w:pPr>
        <w:pStyle w:val="3"/>
      </w:pPr>
    </w:p>
  </w:comment>
  <w:comment w:id="14" w:author="guanyu0010@outlook.com" w:date="2021-06-27T22:06:00Z" w:initials="">
    <w:p w14:paraId="24794CBD">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这一节将介绍我们研究出的一套关于肾积水超声图像病理分级的系统方案，如图1所示，其主要部分是采用深度学习领域的语义分割算法结合分类算法（之后简称为分割器与分类器），以最终实现超声图像分类。由于超声图像具备噪点大且密集的特点，直接分类的准确率将十分低下，于是我们将图片经过分割算法以及一些图像处理方法，以增加分类网络中图像的可用表征。接下来将依次介绍我们所设计与使用的分割器和分类器。</w:t>
      </w:r>
    </w:p>
    <w:p w14:paraId="6F923991">
      <w:pPr>
        <w:pStyle w:val="3"/>
      </w:pPr>
    </w:p>
  </w:comment>
  <w:comment w:id="15" w:author="guanyu0010@outlook.com" w:date="2021-06-25T14:45:00Z" w:initials="">
    <w:p w14:paraId="47694F22">
      <w:pPr>
        <w:pStyle w:val="3"/>
      </w:pPr>
      <w:r>
        <w:rPr>
          <w:rFonts w:hint="eastAsia"/>
        </w:rPr>
        <w:t>图片可能之后还要修改。比如分割box之后的超声图是不是要换成红绿的那个。</w:t>
      </w:r>
      <w:r>
        <w:t>G</w:t>
      </w:r>
      <w:r>
        <w:rPr>
          <w:rFonts w:hint="eastAsia"/>
        </w:rPr>
        <w:t>rade这个box要换成具体的{</w:t>
      </w:r>
      <w:r>
        <w:t>123</w:t>
      </w:r>
      <w:r>
        <w:rPr>
          <w:rFonts w:hint="eastAsia"/>
        </w:rPr>
        <w:t>这种的吗？参考一下徐曦眼底图像文章</w:t>
      </w:r>
    </w:p>
  </w:comment>
  <w:comment w:id="16" w:author="guanyu0010@outlook.com" w:date="2021-06-27T22:06:00Z" w:initials="">
    <w:p w14:paraId="4A0206A1">
      <w:pPr>
        <w:spacing w:line="360" w:lineRule="auto"/>
        <w:jc w:val="left"/>
        <w:rPr>
          <w:rFonts w:ascii="华文仿宋" w:hAnsi="华文仿宋" w:eastAsia="华文仿宋"/>
          <w:sz w:val="24"/>
        </w:rPr>
      </w:pPr>
      <w:r>
        <w:rPr>
          <w:rFonts w:hint="eastAsia" w:ascii="华文仿宋" w:hAnsi="华文仿宋" w:eastAsia="华文仿宋"/>
          <w:sz w:val="24"/>
        </w:rPr>
        <w:t>由于超声图像具备噪点大且密集的特点，直接分类的准确率将十分低下，需要我们补充区别于噪点的特征表示。于是我们将数据首先通过分割器，分割器采用基于与注意力机制结合的残差网络和金字塔解析结构，此处所采用的注意力模块为卷积注意力模块（CBAM）。整体分割器如图2所示。注意力层会帮助网络忽略不必要特征，关注重要特征以提升分割准确率，而金字塔解析网络自身的解析结构具备多尺度的感受野，使得网络能获取更全局的特征信息，然后融合基础特征并帮助我们区分所需要的肾脏区域与病变区域以及不必要的其它区域。</w:t>
      </w:r>
    </w:p>
  </w:comment>
  <w:comment w:id="17" w:author="guanyu0010@outlook.com" w:date="2021-06-25T17:20:00Z" w:initials="">
    <w:p w14:paraId="0A605131">
      <w:pPr>
        <w:pStyle w:val="3"/>
      </w:pPr>
      <w:r>
        <w:drawing>
          <wp:inline distT="0" distB="0" distL="0" distR="0">
            <wp:extent cx="2927985" cy="204216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
                    <a:stretch>
                      <a:fillRect/>
                    </a:stretch>
                  </pic:blipFill>
                  <pic:spPr>
                    <a:xfrm>
                      <a:off x="0" y="0"/>
                      <a:ext cx="2934521" cy="2047028"/>
                    </a:xfrm>
                    <a:prstGeom prst="rect">
                      <a:avLst/>
                    </a:prstGeom>
                  </pic:spPr>
                </pic:pic>
              </a:graphicData>
            </a:graphic>
          </wp:inline>
        </w:drawing>
      </w:r>
      <w:r>
        <w:rPr>
          <w:rFonts w:hint="eastAsia"/>
        </w:rPr>
        <w:t>感觉图可以改善一下。好像是会议那次的图更清晰一些。确实肯定要跟那次的不一样，但是一些标示啊指代啊可以更清楚一点。比如箭头指向，每个小标的形式，输出的大小，之类的</w:t>
      </w:r>
    </w:p>
  </w:comment>
  <w:comment w:id="18" w:author="guanyu0010@outlook.com" w:date="2021-06-27T22:07:00Z" w:initials="">
    <w:p w14:paraId="7F0B6A8E">
      <w:pPr>
        <w:pStyle w:val="3"/>
      </w:pPr>
      <w:r>
        <w:rPr>
          <w:rFonts w:hint="eastAsia" w:ascii="华文仿宋" w:hAnsi="华文仿宋" w:eastAsia="华文仿宋"/>
          <w:sz w:val="24"/>
        </w:rPr>
        <w:t>之后将堆叠后的特征层处理后进行预测并上色输出分割结果. 如图43所示，堆叠后的特征通过Bottleneck与</w:t>
      </w:r>
      <m:oMath>
        <m:r>
          <m:rPr/>
          <w:rPr>
            <w:rFonts w:ascii="Cambria Math" w:hAnsi="Cambria Math" w:eastAsia="华文仿宋"/>
            <w:sz w:val="24"/>
          </w:rPr>
          <m:t>1</m:t>
        </m:r>
        <m:r>
          <m:rPr/>
          <w:rPr>
            <w:rFonts w:hint="eastAsia" w:ascii="Cambria Math" w:hAnsi="Cambria Math" w:eastAsia="华文仿宋"/>
            <w:sz w:val="24"/>
          </w:rPr>
          <m:t>×</m:t>
        </m:r>
        <m:r>
          <m:rPr/>
          <w:rPr>
            <w:rFonts w:ascii="Cambria Math" w:hAnsi="Cambria Math" w:eastAsia="华文仿宋"/>
            <w:sz w:val="24"/>
          </w:rPr>
          <m:t>1</m:t>
        </m:r>
      </m:oMath>
      <w:r>
        <w:rPr>
          <w:rFonts w:hint="eastAsia" w:ascii="华文仿宋" w:hAnsi="华文仿宋" w:eastAsia="华文仿宋"/>
          <w:sz w:val="24"/>
        </w:rPr>
        <w:t>的卷积层进行通道数的调整，然后通过softmax对每一个像素进行预测然后根据预设值对预测分类的结果上色，形成如图2所示的最终输出的分割结果。</w:t>
      </w:r>
    </w:p>
  </w:comment>
  <w:comment w:id="19" w:author="guanyu0010@outlook.com" w:date="2021-06-25T17:59:00Z" w:initials="">
    <w:p w14:paraId="19E459EE">
      <w:pPr>
        <w:pStyle w:val="3"/>
      </w:pPr>
      <w:r>
        <w:rPr>
          <w:rFonts w:hint="eastAsia"/>
        </w:rPr>
        <w:t>最下面那个框，是predict&amp;paint吧</w:t>
      </w:r>
    </w:p>
  </w:comment>
  <w:comment w:id="20" w:author="guanyu0010@outlook.com" w:date="2021-06-27T22:07:00Z" w:initials="">
    <w:p w14:paraId="7B885B12">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正如之前所说，为了对超声图像做病理分级判断，我们还在系统中设计添加了分类器。在经典/常见分类网络中池化层以2倍下采样的方式分解图像，其目的是为了减少总体计算量，但是同样带来的还有信息量的损失。既需要降低复杂度，又不想损失信息量，所以我们在分类器中加入了一种数字信号处理的方法d</w:t>
      </w:r>
      <w:r>
        <w:rPr>
          <w:rFonts w:ascii="华文仿宋" w:hAnsi="华文仿宋" w:eastAsia="华文仿宋"/>
          <w:sz w:val="24"/>
        </w:rPr>
        <w:t>wt</w:t>
      </w:r>
      <w:r>
        <w:rPr>
          <w:rFonts w:hint="eastAsia" w:ascii="华文仿宋" w:hAnsi="华文仿宋" w:eastAsia="华文仿宋"/>
          <w:sz w:val="24"/>
        </w:rPr>
        <w:t>来取代传统的池化层以折中之前所述之难题,</w:t>
      </w:r>
      <w:r>
        <w:rPr>
          <w:rFonts w:ascii="华文仿宋" w:hAnsi="华文仿宋" w:eastAsia="华文仿宋"/>
          <w:sz w:val="24"/>
        </w:rPr>
        <w:t xml:space="preserve"> </w:t>
      </w:r>
      <w:r>
        <w:rPr>
          <w:rFonts w:ascii="Arial" w:hAnsi="Arial" w:cs="Arial"/>
          <w:spacing w:val="15"/>
          <w:sz w:val="23"/>
          <w:szCs w:val="23"/>
        </w:rPr>
        <w:t>小波变换被认为是一种有效的算子，它将图像分解成高频纹理细节和低频信息</w:t>
      </w:r>
      <w:r>
        <w:rPr>
          <w:rFonts w:hint="eastAsia" w:ascii="华文仿宋" w:hAnsi="华文仿宋" w:eastAsia="华文仿宋"/>
          <w:sz w:val="24"/>
        </w:rPr>
        <w:t>。</w:t>
      </w:r>
    </w:p>
  </w:comment>
  <w:comment w:id="22" w:author="guanyu0010@outlook.com" w:date="2021-06-26T04:31:00Z" w:initials="">
    <w:p w14:paraId="06CB7896">
      <w:pPr>
        <w:pStyle w:val="3"/>
        <w:rPr>
          <w:rFonts w:ascii="华文仿宋" w:hAnsi="华文仿宋" w:eastAsia="华文仿宋"/>
          <w:sz w:val="24"/>
        </w:rPr>
      </w:pPr>
      <w:r>
        <w:rPr>
          <w:rFonts w:hint="eastAsia" w:ascii="华文仿宋" w:hAnsi="华文仿宋" w:eastAsia="华文仿宋"/>
          <w:sz w:val="24"/>
        </w:rPr>
        <w:t>正向的离散小波级数展开系数</w:t>
      </w:r>
    </w:p>
    <w:p w14:paraId="7D152A00">
      <w:pPr>
        <w:pStyle w:val="3"/>
        <w:ind w:left="181" w:leftChars="86"/>
        <w:rPr>
          <w:rFonts w:ascii="华文仿宋" w:hAnsi="华文仿宋" w:eastAsia="华文仿宋"/>
          <w:sz w:val="24"/>
        </w:rPr>
      </w:pPr>
      <w:r>
        <w:rPr>
          <w:rFonts w:hint="eastAsia" w:ascii="华文仿宋" w:hAnsi="华文仿宋" w:eastAsia="华文仿宋"/>
          <w:sz w:val="24"/>
        </w:rPr>
        <w:t>不知道这个表达对不对</w:t>
      </w:r>
    </w:p>
  </w:comment>
  <w:comment w:id="21" w:author="guanyu0010@outlook.com" w:date="2021-06-27T22:07:00Z" w:initials="">
    <w:p w14:paraId="52AB1B27">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为了方便理解替换过程的原理，我将从一维的角度去讲解，首先定义两个基函数，一个小波函数</w:t>
      </w:r>
      <m:oMath>
        <m:r>
          <m:rPr>
            <m:sty m:val="p"/>
          </m:rPr>
          <w:rPr>
            <w:rFonts w:ascii="Cambria Math" w:hAnsi="Cambria Math"/>
            <w:sz w:val="24"/>
          </w:rPr>
          <m:t>Ψ</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hint="eastAsia" w:ascii="华文仿宋" w:hAnsi="华文仿宋" w:eastAsia="华文仿宋"/>
          <w:sz w:val="24"/>
        </w:rPr>
        <w:t>和尺度函数</w:t>
      </w:r>
      <m:oMath>
        <m:r>
          <m:rPr>
            <m:sty m:val="p"/>
          </m:rPr>
          <w:rPr>
            <w:rFonts w:ascii="Cambria Math" w:hAnsi="Cambria Math"/>
            <w:sz w:val="24"/>
          </w:rPr>
          <m:t>φ</m:t>
        </m:r>
        <m:d>
          <m:dPr>
            <m:ctrlPr>
              <w:rPr>
                <w:rFonts w:ascii="Cambria Math" w:hAnsi="Cambria Math"/>
                <w:sz w:val="24"/>
              </w:rPr>
            </m:ctrlPr>
          </m:dPr>
          <m:e>
            <m:r>
              <m:rPr>
                <m:sty m:val="p"/>
              </m:rPr>
              <w:rPr>
                <w:rFonts w:hint="eastAsia" w:ascii="Cambria Math" w:hAnsi="Cambria Math"/>
                <w:sz w:val="24"/>
              </w:rPr>
              <m:t>x</m:t>
            </m:r>
            <m:ctrlPr>
              <w:rPr>
                <w:rFonts w:ascii="Cambria Math" w:hAnsi="Cambria Math"/>
                <w:sz w:val="24"/>
              </w:rPr>
            </m:ctrlPr>
          </m:e>
        </m:d>
      </m:oMath>
      <w:r>
        <w:rPr>
          <w:rFonts w:hint="eastAsia" w:ascii="华文仿宋" w:hAnsi="华文仿宋" w:eastAsia="华文仿宋"/>
          <w:sz w:val="24"/>
        </w:rPr>
        <w:t>，对于一维的离散序列</w:t>
      </w:r>
      <m:oMath>
        <m:r>
          <m:rPr/>
          <w:rPr>
            <w:rFonts w:ascii="Cambria Math" w:hAnsi="华文仿宋" w:eastAsia="华文仿宋"/>
            <w:sz w:val="24"/>
          </w:rPr>
          <m:t>f</m:t>
        </m:r>
        <m:d>
          <m:dPr>
            <m:ctrlPr>
              <w:rPr>
                <w:rFonts w:ascii="Cambria Math" w:hAnsi="华文仿宋" w:eastAsia="华文仿宋"/>
                <w:i/>
                <w:sz w:val="24"/>
              </w:rPr>
            </m:ctrlPr>
          </m:dPr>
          <m:e>
            <m:r>
              <m:rPr/>
              <w:rPr>
                <w:rFonts w:ascii="Cambria Math" w:hAnsi="华文仿宋" w:eastAsia="华文仿宋"/>
                <w:sz w:val="24"/>
              </w:rPr>
              <m:t>n</m:t>
            </m:r>
            <m:ctrlPr>
              <w:rPr>
                <w:rFonts w:ascii="Cambria Math" w:hAnsi="华文仿宋" w:eastAsia="华文仿宋"/>
                <w:i/>
                <w:sz w:val="24"/>
              </w:rPr>
            </m:ctrlPr>
          </m:e>
        </m:d>
      </m:oMath>
      <w:r>
        <w:rPr>
          <w:rFonts w:hint="eastAsia" w:ascii="华文仿宋" w:hAnsi="华文仿宋" w:eastAsia="华文仿宋"/>
          <w:sz w:val="24"/>
        </w:rPr>
        <w:t>，其正向的离散小波级数展开系数为</w:t>
      </w:r>
    </w:p>
    <w:p w14:paraId="22222FE2">
      <w:pPr>
        <w:spacing w:line="360" w:lineRule="auto"/>
        <w:ind w:firstLine="480" w:firstLineChars="200"/>
        <w:jc w:val="left"/>
        <w:rPr>
          <w:rFonts w:ascii="华文仿宋" w:hAnsi="华文仿宋" w:eastAsia="华文仿宋"/>
          <w:sz w:val="24"/>
        </w:rPr>
      </w:pPr>
      <w:r>
        <w:rPr>
          <w:rFonts w:hint="eastAsia" w:ascii="华文仿宋" w:hAnsi="华文仿宋" w:eastAsia="华文仿宋"/>
          <w:sz w:val="24"/>
        </w:rPr>
        <w:t>（小波这块儿的公式都是自己的吗还是有现成的？如果是引用的，需要写reference。以后，需要在写的时候就把reference紧随其后）</w:t>
      </w:r>
    </w:p>
  </w:comment>
  <w:comment w:id="23" w:author="guanyu0010@outlook.com" w:date="2021-06-27T22:08:00Z" w:initials="">
    <w:p w14:paraId="20932E22">
      <w:pPr>
        <w:spacing w:line="360" w:lineRule="auto"/>
        <w:ind w:firstLine="480" w:firstLineChars="200"/>
        <w:rPr>
          <w:rFonts w:ascii="华文仿宋" w:hAnsi="华文仿宋" w:eastAsia="华文仿宋"/>
          <w:sz w:val="24"/>
        </w:rPr>
      </w:pPr>
      <w:r>
        <w:rPr>
          <w:rFonts w:hint="eastAsia" w:ascii="华文仿宋" w:hAnsi="华文仿宋" w:eastAsia="华文仿宋"/>
          <w:sz w:val="24"/>
        </w:rPr>
        <w:t>类似一维离散小波变换，利用二维的尺度函数和小波函数，先取二维阵列的行的一维变换，然后再取结果的列的一维变换，但在二维情况下会得到水平、垂直和对角细节系数，对于大小为</w:t>
      </w:r>
      <m:oMath>
        <m:r>
          <m:rPr/>
          <w:rPr>
            <w:rFonts w:ascii="Cambria Math" w:hAnsi="华文仿宋" w:eastAsia="华文仿宋"/>
            <w:sz w:val="24"/>
          </w:rPr>
          <m:t>M</m:t>
        </m:r>
        <m:r>
          <m:rPr/>
          <w:rPr>
            <w:rFonts w:ascii="Cambria Math" w:hAnsi="Cambria Math"/>
            <w:sz w:val="24"/>
          </w:rPr>
          <m:t>×N</m:t>
        </m:r>
      </m:oMath>
      <w:r>
        <w:rPr>
          <w:rFonts w:hint="eastAsia" w:hAnsi="Cambria Math"/>
          <w:sz w:val="24"/>
        </w:rPr>
        <w:t xml:space="preserve"> </w:t>
      </w:r>
      <w:r>
        <w:rPr>
          <w:rFonts w:hint="eastAsia" w:ascii="华文仿宋" w:hAnsi="华文仿宋" w:eastAsia="华文仿宋"/>
          <w:sz w:val="24"/>
        </w:rPr>
        <w:t>图像，其离散小波变换是</w:t>
      </w:r>
    </w:p>
  </w:comment>
  <w:comment w:id="24" w:author="guanyu0010@outlook.com" w:date="2021-06-26T03:46:00Z" w:initials="">
    <w:p w14:paraId="404709E1">
      <w:pPr>
        <w:pStyle w:val="3"/>
      </w:pPr>
      <w:r>
        <w:rPr>
          <w:rFonts w:hint="eastAsia"/>
        </w:rPr>
        <w:t>输入是分割结果图的话，图是不是要换成红绿的那种？</w:t>
      </w:r>
    </w:p>
  </w:comment>
  <w:comment w:id="25" w:author="guanyu0010@outlook.com" w:date="2021-06-27T22:09:00Z" w:initials="">
    <w:p w14:paraId="5DF86990">
      <w:pPr>
        <w:spacing w:line="360" w:lineRule="auto"/>
        <w:ind w:firstLine="480" w:firstLineChars="200"/>
        <w:rPr>
          <w:rFonts w:ascii="华文仿宋" w:hAnsi="华文仿宋" w:eastAsia="华文仿宋"/>
          <w:sz w:val="24"/>
        </w:rPr>
      </w:pPr>
      <w:r>
        <w:rPr>
          <w:rFonts w:hint="eastAsia" w:ascii="华文仿宋" w:hAnsi="华文仿宋" w:eastAsia="华文仿宋"/>
          <w:sz w:val="24"/>
        </w:rPr>
        <w:t>将如上过程替换到残差网络中的第一层池化层中，整体结构如图4所示，</w:t>
      </w:r>
    </w:p>
    <w:p w14:paraId="74D76EE6">
      <w:pPr>
        <w:spacing w:line="360" w:lineRule="auto"/>
        <w:rPr>
          <w:rFonts w:ascii="华文仿宋" w:hAnsi="华文仿宋" w:eastAsia="华文仿宋"/>
          <w:sz w:val="24"/>
        </w:rPr>
      </w:pPr>
      <w:r>
        <w:rPr>
          <w:rFonts w:hint="eastAsia" w:ascii="华文仿宋" w:hAnsi="华文仿宋" w:eastAsia="华文仿宋"/>
          <w:sz w:val="24"/>
        </w:rPr>
        <w:t>其中两类分量的路线所通过的网络由BasicBlock组成，并只有在第一层输入输出的维度不同，之后将两路分量合并，然后通过均值池化降维和全连接层输出分类结果。图4中的a，b的基本构成单元如图5所示，核心思路是在输出端加入残差项以防止整体网络过深导致的梯度消失的现象。</w:t>
      </w:r>
    </w:p>
  </w:comment>
  <w:comment w:id="26" w:author="guanyu0010@outlook.com" w:date="2021-06-25T15:19:00Z" w:initials="">
    <w:p w14:paraId="77F26F43">
      <w:pPr>
        <w:pStyle w:val="3"/>
      </w:pPr>
      <w:r>
        <w:rPr>
          <w:rFonts w:hint="eastAsia"/>
        </w:rPr>
        <w:t>这个，为什么是这个名字。是什么。有没有上下文解释？</w:t>
      </w:r>
    </w:p>
  </w:comment>
  <w:comment w:id="27" w:author="guanyu0010@outlook.com" w:date="2021-06-27T22:09:00Z" w:initials="">
    <w:p w14:paraId="23B85FFF">
      <w:pPr>
        <w:spacing w:line="360" w:lineRule="auto"/>
        <w:ind w:firstLine="480" w:firstLineChars="200"/>
        <w:rPr>
          <w:rFonts w:ascii="华文仿宋" w:hAnsi="华文仿宋" w:eastAsia="华文仿宋"/>
          <w:sz w:val="24"/>
        </w:rPr>
      </w:pPr>
      <w:r>
        <w:rPr>
          <w:rFonts w:hint="eastAsia" w:ascii="华文仿宋" w:hAnsi="华文仿宋" w:eastAsia="华文仿宋"/>
          <w:sz w:val="24"/>
        </w:rPr>
        <w:t>将如上过程替换到残差网络中的第一层池化层中，整体结构如图4所示，</w:t>
      </w:r>
    </w:p>
    <w:p w14:paraId="70A91E5E">
      <w:pPr>
        <w:spacing w:line="360" w:lineRule="auto"/>
        <w:rPr>
          <w:rFonts w:ascii="华文仿宋" w:hAnsi="华文仿宋" w:eastAsia="华文仿宋"/>
          <w:sz w:val="24"/>
        </w:rPr>
      </w:pPr>
      <w:r>
        <w:rPr>
          <w:rFonts w:hint="eastAsia" w:ascii="华文仿宋" w:hAnsi="华文仿宋" w:eastAsia="华文仿宋"/>
          <w:sz w:val="24"/>
        </w:rPr>
        <w:t>其中两类分量的路线所通过的网络由BasicBlock组成，并只有在第一层输入输出的维度不同，之后将两路分量合并，然后通过均值池化降维和全连接层输出分类结果。图4中的a，b的基本构成单元如图5所示，核心思路是在输出端加入残差项以防止整体网络过深导致的梯度消失的现象。</w:t>
      </w:r>
    </w:p>
  </w:comment>
  <w:comment w:id="29" w:author="guanyu0010@outlook.com" w:date="2021-06-26T07:11:00Z" w:initials="">
    <w:p w14:paraId="58723804">
      <w:pPr>
        <w:pStyle w:val="3"/>
      </w:pPr>
      <w:r>
        <w:rPr>
          <w:rFonts w:hint="eastAsia"/>
        </w:rPr>
        <w:t>是怕内容少才写的。也可以不要。</w:t>
      </w:r>
    </w:p>
  </w:comment>
  <w:comment w:id="28" w:author="guanyu0010@outlook.com" w:date="2021-06-27T22:10:00Z" w:initials="">
    <w:p w14:paraId="69094018">
      <w:pPr>
        <w:rPr>
          <w:rFonts w:ascii="华文仿宋" w:hAnsi="华文仿宋" w:eastAsia="华文仿宋"/>
          <w:sz w:val="24"/>
        </w:rPr>
      </w:pPr>
      <w:r>
        <w:rPr>
          <w:rFonts w:hint="eastAsia" w:ascii="华文仿宋" w:hAnsi="华文仿宋" w:eastAsia="华文仿宋"/>
          <w:sz w:val="24"/>
        </w:rPr>
        <w:t>在智慧医疗时代，医疗机构会对病人做系统地检测保存医疗数据，然后将数据通过计算机辅助诊断（之后简称</w:t>
      </w:r>
      <w:r>
        <w:rPr>
          <w:rFonts w:ascii="华文仿宋" w:hAnsi="华文仿宋" w:eastAsia="华文仿宋"/>
          <w:sz w:val="24"/>
        </w:rPr>
        <w:t>CAD</w:t>
      </w:r>
      <w:r>
        <w:rPr>
          <w:rFonts w:hint="eastAsia" w:ascii="华文仿宋" w:hAnsi="华文仿宋" w:eastAsia="华文仿宋"/>
          <w:sz w:val="24"/>
        </w:rPr>
        <w:t>）获取反馈的诊断结果。在这其中，敏感数据所面临的风险主要体现在数据共享与存储上。我们首先用RSA（一种非对称加密算法）对含有敏感信息的数据进行加密。首先它会生成一对公钥与私钥，公钥用于加密信息获取密文，然后我们将密文做十六进制编码替换文件中的敏感信息，解密过程即解编码并用私钥解密密码获取明文，然后覆盖原文件敏感信息。</w:t>
      </w:r>
      <w:r>
        <w:rPr>
          <w:rFonts w:ascii="华文仿宋" w:hAnsi="华文仿宋" w:eastAsia="华文仿宋"/>
          <w:sz w:val="24"/>
        </w:rPr>
        <w:t>A</w:t>
      </w:r>
      <w:r>
        <w:rPr>
          <w:rFonts w:hint="eastAsia" w:ascii="华文仿宋" w:hAnsi="华文仿宋" w:eastAsia="华文仿宋"/>
          <w:sz w:val="24"/>
        </w:rPr>
        <w:t>s</w:t>
      </w:r>
      <w:r>
        <w:rPr>
          <w:rFonts w:ascii="华文仿宋" w:hAnsi="华文仿宋" w:eastAsia="华文仿宋"/>
          <w:sz w:val="24"/>
        </w:rPr>
        <w:t xml:space="preserve"> a classic protocol of blockchain, </w:t>
      </w:r>
      <w:r>
        <w:rPr>
          <w:rFonts w:hint="eastAsia" w:ascii="华文仿宋" w:hAnsi="华文仿宋" w:eastAsia="华文仿宋"/>
          <w:sz w:val="24"/>
        </w:rPr>
        <w:t>星际文件系统（IPFS）存储协议能够为区块链提供分布式存储、不可篡改和经济高效、去中心化且安全可靠的解决方案，通过使用诸如SHA-256算法之类的加密散列来确保安全性。</w:t>
      </w:r>
    </w:p>
  </w:comment>
  <w:comment w:id="30" w:author="guanyu0010@outlook.com" w:date="2021-06-27T22:10:00Z" w:initials="">
    <w:p w14:paraId="3D855E7A">
      <w:pPr>
        <w:rPr>
          <w:rFonts w:ascii="华文仿宋" w:hAnsi="华文仿宋" w:eastAsia="华文仿宋"/>
          <w:sz w:val="24"/>
        </w:rPr>
      </w:pPr>
      <w:r>
        <w:rPr>
          <w:rFonts w:hint="eastAsia" w:ascii="华文仿宋" w:hAnsi="华文仿宋" w:eastAsia="华文仿宋"/>
          <w:sz w:val="24"/>
        </w:rPr>
        <w:t>我们将成功脱敏的并包含有病理图像数据的文件夹上传至星际文件系统中，如图1所示的三个节点共同构成一个私有的IPFS，文件被切分成多个块并分别存储在不同的网络节点上，每个块通过哈希运算得到唯一ID以方便网络节点进行识别与去重。</w:t>
      </w:r>
    </w:p>
    <w:p w14:paraId="72BE71BC">
      <w:pPr>
        <w:pStyle w:val="3"/>
      </w:pPr>
    </w:p>
  </w:comment>
  <w:comment w:id="31" w:author="guanyu0010@outlook.com" w:date="2021-06-26T11:46:00Z" w:initials="">
    <w:p w14:paraId="1E0021B7">
      <w:pPr>
        <w:pStyle w:val="3"/>
      </w:pPr>
    </w:p>
  </w:comment>
  <w:comment w:id="33" w:author="guanyu0010@outlook.com" w:date="2021-06-27T22:11:00Z" w:initials="">
    <w:p w14:paraId="3E5C6FF4">
      <w:pPr>
        <w:pStyle w:val="3"/>
      </w:pPr>
      <w:r>
        <w:rPr>
          <w:rFonts w:hint="eastAsia"/>
        </w:rPr>
        <w:t>以上这些步骤，要和视频里的小标题什么的统一吧？</w:t>
      </w:r>
    </w:p>
    <w:p w14:paraId="254F7C47">
      <w:pPr>
        <w:pStyle w:val="3"/>
      </w:pPr>
    </w:p>
  </w:comment>
  <w:comment w:id="32" w:author="guanyu0010@outlook.com" w:date="2021-06-27T22:12:00Z" w:initials="">
    <w:p w14:paraId="79DD2748">
      <w:pPr>
        <w:rPr>
          <w:rFonts w:ascii="华文仿宋" w:hAnsi="华文仿宋" w:eastAsia="华文仿宋"/>
          <w:sz w:val="24"/>
        </w:rPr>
      </w:pPr>
      <w:r>
        <w:rPr>
          <w:rFonts w:hint="eastAsia" w:ascii="华文仿宋" w:hAnsi="华文仿宋" w:eastAsia="华文仿宋"/>
          <w:sz w:val="24"/>
        </w:rPr>
        <w:t>在完成以上过程后，由医疗机构的节点方提供数据文件的唯一标识ID发送给CAD，然后CAD将诊断结果同样上传至网络节点，发送唯一标识ID给医疗机构方，医疗机构方会持续记录病人的病情结果与状况，在病人有查询结果的需求时，发送给病人病情结果的唯一标识ID。整个过程相比传统的数据交互方法更加安全可靠，详细过程见附录文件所示。</w:t>
      </w:r>
    </w:p>
    <w:p w14:paraId="5155498F">
      <w:pPr>
        <w:spacing w:line="360" w:lineRule="auto"/>
        <w:rPr>
          <w:rFonts w:ascii="华文仿宋" w:hAnsi="华文仿宋" w:eastAsia="华文仿宋"/>
          <w:sz w:val="24"/>
        </w:rPr>
      </w:pPr>
      <w:r>
        <w:rPr>
          <w:rFonts w:hint="eastAsia" w:ascii="华文仿宋" w:hAnsi="华文仿宋" w:eastAsia="华文仿宋"/>
          <w:sz w:val="24"/>
        </w:rPr>
        <w:t>把机构方可以是multiparty（n≥1）这件事提一下，再把图片内这句话也说一下。</w:t>
      </w:r>
      <w:r>
        <w:drawing>
          <wp:inline distT="0" distB="0" distL="0" distR="0">
            <wp:extent cx="2593975" cy="382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
                    <a:stretch>
                      <a:fillRect/>
                    </a:stretch>
                  </pic:blipFill>
                  <pic:spPr>
                    <a:xfrm>
                      <a:off x="0" y="0"/>
                      <a:ext cx="2690664" cy="396828"/>
                    </a:xfrm>
                    <a:prstGeom prst="rect">
                      <a:avLst/>
                    </a:prstGeom>
                  </pic:spPr>
                </pic:pic>
              </a:graphicData>
            </a:graphic>
          </wp:inline>
        </w:drawing>
      </w:r>
    </w:p>
    <w:p w14:paraId="73512DE2">
      <w:pPr>
        <w:spacing w:line="360" w:lineRule="auto"/>
        <w:rPr>
          <w:rFonts w:ascii="华文仿宋" w:hAnsi="华文仿宋" w:eastAsia="华文仿宋"/>
          <w:sz w:val="24"/>
        </w:rPr>
      </w:pPr>
      <w:r>
        <w:rPr>
          <w:rFonts w:hint="eastAsia" w:ascii="华文仿宋" w:hAnsi="华文仿宋" w:eastAsia="华文仿宋"/>
          <w:sz w:val="24"/>
        </w:rPr>
        <w:t>把医院往返模型和病人往返模型（以及病人获取历史数据）这两件事都提一下。具体的步骤和内容都是一样的。就叙述一遍就行，不用嫌啰嗦。现在的这段话说的是医院，说完之后说，since</w:t>
      </w:r>
      <w:r>
        <w:rPr>
          <w:rFonts w:ascii="华文仿宋" w:hAnsi="华文仿宋" w:eastAsia="华文仿宋"/>
          <w:sz w:val="24"/>
        </w:rPr>
        <w:t xml:space="preserve"> </w:t>
      </w:r>
      <w:r>
        <w:rPr>
          <w:rFonts w:hint="eastAsia" w:ascii="华文仿宋" w:hAnsi="华文仿宋" w:eastAsia="华文仿宋"/>
          <w:sz w:val="24"/>
        </w:rPr>
        <w:t>there</w:t>
      </w:r>
      <w:r>
        <w:rPr>
          <w:rFonts w:ascii="华文仿宋" w:hAnsi="华文仿宋" w:eastAsia="华文仿宋"/>
          <w:sz w:val="24"/>
        </w:rPr>
        <w:t xml:space="preserve"> </w:t>
      </w:r>
      <w:r>
        <w:rPr>
          <w:rFonts w:hint="eastAsia" w:ascii="华文仿宋" w:hAnsi="华文仿宋" w:eastAsia="华文仿宋"/>
          <w:sz w:val="24"/>
        </w:rPr>
        <w:t>are</w:t>
      </w:r>
      <w:r>
        <w:rPr>
          <w:rFonts w:ascii="华文仿宋" w:hAnsi="华文仿宋" w:eastAsia="华文仿宋"/>
          <w:sz w:val="24"/>
        </w:rPr>
        <w:t xml:space="preserve"> </w:t>
      </w:r>
      <w:r>
        <w:rPr>
          <w:rFonts w:hint="eastAsia" w:ascii="华文仿宋" w:hAnsi="华文仿宋" w:eastAsia="华文仿宋"/>
          <w:sz w:val="24"/>
        </w:rPr>
        <w:t>already</w:t>
      </w:r>
      <w:r>
        <w:rPr>
          <w:rFonts w:ascii="华文仿宋" w:hAnsi="华文仿宋" w:eastAsia="华文仿宋"/>
          <w:sz w:val="24"/>
        </w:rPr>
        <w:t xml:space="preserve"> </w:t>
      </w:r>
      <w:r>
        <w:rPr>
          <w:rFonts w:hint="eastAsia" w:ascii="华文仿宋" w:hAnsi="华文仿宋" w:eastAsia="华文仿宋"/>
          <w:sz w:val="24"/>
        </w:rPr>
        <w:t>many</w:t>
      </w:r>
      <w:r>
        <w:rPr>
          <w:rFonts w:ascii="华文仿宋" w:hAnsi="华文仿宋" w:eastAsia="华文仿宋"/>
          <w:sz w:val="24"/>
        </w:rPr>
        <w:t xml:space="preserve"> </w:t>
      </w:r>
      <w:r>
        <w:rPr>
          <w:rFonts w:hint="eastAsia" w:ascii="华文仿宋" w:hAnsi="华文仿宋" w:eastAsia="华文仿宋"/>
          <w:sz w:val="24"/>
        </w:rPr>
        <w:t>kinds</w:t>
      </w:r>
      <w:r>
        <w:rPr>
          <w:rFonts w:ascii="华文仿宋" w:hAnsi="华文仿宋" w:eastAsia="华文仿宋"/>
          <w:sz w:val="24"/>
        </w:rPr>
        <w:t xml:space="preserve"> </w:t>
      </w:r>
      <w:r>
        <w:rPr>
          <w:rFonts w:hint="eastAsia" w:ascii="华文仿宋" w:hAnsi="华文仿宋" w:eastAsia="华文仿宋"/>
          <w:sz w:val="24"/>
        </w:rPr>
        <w:t>of</w:t>
      </w:r>
      <w:r>
        <w:rPr>
          <w:rFonts w:ascii="华文仿宋" w:hAnsi="华文仿宋" w:eastAsia="华文仿宋"/>
          <w:sz w:val="24"/>
        </w:rPr>
        <w:t xml:space="preserve"> </w:t>
      </w:r>
      <w:r>
        <w:rPr>
          <w:rFonts w:hint="eastAsia" w:ascii="华文仿宋" w:hAnsi="华文仿宋" w:eastAsia="华文仿宋"/>
          <w:sz w:val="24"/>
        </w:rPr>
        <w:t>掌上超声设备（been</w:t>
      </w:r>
      <w:r>
        <w:rPr>
          <w:rFonts w:ascii="华文仿宋" w:hAnsi="华文仿宋" w:eastAsia="华文仿宋"/>
          <w:sz w:val="24"/>
        </w:rPr>
        <w:t xml:space="preserve"> </w:t>
      </w:r>
      <w:r>
        <w:rPr>
          <w:rFonts w:hint="eastAsia" w:ascii="华文仿宋" w:hAnsi="华文仿宋" w:eastAsia="华文仿宋"/>
          <w:sz w:val="24"/>
        </w:rPr>
        <w:t>developed或者exists）（</w:t>
      </w:r>
      <w:r>
        <w:rPr>
          <w:rFonts w:ascii="华文仿宋" w:hAnsi="华文仿宋" w:eastAsia="华文仿宋"/>
          <w:sz w:val="24"/>
        </w:rPr>
        <w:t>portable and ultra-portable ultrasound scanners.</w:t>
      </w:r>
      <w:r>
        <w:rPr>
          <w:rFonts w:hint="eastAsia" w:ascii="华文仿宋" w:hAnsi="华文仿宋" w:eastAsia="华文仿宋"/>
          <w:sz w:val="24"/>
        </w:rPr>
        <w:t>），病人也可以自己在家随时利用这些便携I</w:t>
      </w:r>
      <w:r>
        <w:rPr>
          <w:rFonts w:ascii="华文仿宋" w:hAnsi="华文仿宋" w:eastAsia="华文仿宋"/>
          <w:sz w:val="24"/>
        </w:rPr>
        <w:t>OMT</w:t>
      </w:r>
      <w:r>
        <w:rPr>
          <w:rFonts w:hint="eastAsia" w:ascii="华文仿宋" w:hAnsi="华文仿宋" w:eastAsia="华文仿宋"/>
          <w:sz w:val="24"/>
        </w:rPr>
        <w:t>设备来对自己进行观察，并通过利用区块链将图片上传至我们这个validated</w:t>
      </w:r>
      <w:r>
        <w:rPr>
          <w:rFonts w:ascii="华文仿宋" w:hAnsi="华文仿宋" w:eastAsia="华文仿宋"/>
          <w:sz w:val="24"/>
        </w:rPr>
        <w:t>/</w:t>
      </w:r>
      <w:r>
        <w:rPr>
          <w:rFonts w:hint="eastAsia" w:ascii="华文仿宋" w:hAnsi="华文仿宋" w:eastAsia="华文仿宋"/>
          <w:sz w:val="24"/>
        </w:rPr>
        <w:t>mature的模型来获取检测结果；in</w:t>
      </w:r>
      <w:r>
        <w:rPr>
          <w:rFonts w:ascii="华文仿宋" w:hAnsi="华文仿宋" w:eastAsia="华文仿宋"/>
          <w:sz w:val="24"/>
        </w:rPr>
        <w:t xml:space="preserve"> </w:t>
      </w:r>
      <w:r>
        <w:rPr>
          <w:rFonts w:hint="eastAsia" w:ascii="华文仿宋" w:hAnsi="华文仿宋" w:eastAsia="华文仿宋"/>
          <w:sz w:val="24"/>
        </w:rPr>
        <w:t>the</w:t>
      </w:r>
      <w:r>
        <w:rPr>
          <w:rFonts w:ascii="华文仿宋" w:hAnsi="华文仿宋" w:eastAsia="华文仿宋"/>
          <w:sz w:val="24"/>
        </w:rPr>
        <w:t xml:space="preserve"> </w:t>
      </w:r>
      <w:r>
        <w:rPr>
          <w:rFonts w:hint="eastAsia" w:ascii="华文仿宋" w:hAnsi="华文仿宋" w:eastAsia="华文仿宋"/>
          <w:sz w:val="24"/>
        </w:rPr>
        <w:t>future，in</w:t>
      </w:r>
      <w:r>
        <w:rPr>
          <w:rFonts w:ascii="华文仿宋" w:hAnsi="华文仿宋" w:eastAsia="华文仿宋"/>
          <w:sz w:val="24"/>
        </w:rPr>
        <w:t xml:space="preserve"> </w:t>
      </w:r>
      <w:r>
        <w:rPr>
          <w:rFonts w:hint="eastAsia" w:ascii="华文仿宋" w:hAnsi="华文仿宋" w:eastAsia="华文仿宋"/>
          <w:sz w:val="24"/>
        </w:rPr>
        <w:t>case</w:t>
      </w:r>
      <w:r>
        <w:rPr>
          <w:rFonts w:ascii="华文仿宋" w:hAnsi="华文仿宋" w:eastAsia="华文仿宋"/>
          <w:sz w:val="24"/>
        </w:rPr>
        <w:t xml:space="preserve"> </w:t>
      </w:r>
      <w:r>
        <w:rPr>
          <w:rFonts w:hint="eastAsia" w:ascii="华文仿宋" w:hAnsi="华文仿宋" w:eastAsia="华文仿宋"/>
          <w:sz w:val="24"/>
        </w:rPr>
        <w:t>病人换了医院/机构/医生，仍然能通过生成的hash值来随时获取自己的历史数据。</w:t>
      </w:r>
    </w:p>
  </w:comment>
  <w:comment w:id="34" w:author="guanyu0010@outlook.com" w:date="2021-06-22T01:51:00Z" w:initials="">
    <w:p w14:paraId="4ABB2DB0">
      <w:pPr>
        <w:pStyle w:val="3"/>
      </w:pPr>
    </w:p>
  </w:comment>
  <w:comment w:id="35" w:author="guanyu0010@outlook.com" w:date="2021-06-27T22:13:00Z" w:initials="">
    <w:p w14:paraId="53D10A94">
      <w:pPr>
        <w:spacing w:line="360" w:lineRule="auto"/>
        <w:rPr>
          <w:rFonts w:ascii="华文仿宋" w:hAnsi="华文仿宋" w:eastAsia="华文仿宋"/>
          <w:sz w:val="24"/>
        </w:rPr>
      </w:pPr>
      <w:r>
        <w:rPr>
          <w:rFonts w:hint="eastAsia" w:ascii="华文仿宋" w:hAnsi="华文仿宋" w:eastAsia="华文仿宋"/>
          <w:sz w:val="24"/>
        </w:rPr>
        <w:t>我们所有的实验主要分为分割阶段与分类阶段，所有的实验都是使用英特尔CPU和内存为8GB大小的NVIDIA GPU完成，且都是在同一UPJO数据集上进行的。所有所用数据集包含了来自17名门诊病人的3289张超声波图像，并由具备专业医学影响技术的医生采用labelme工具对水和肾脏标记来注释了1850张图像，目前胎儿肾积水的诊断标准使用最多的是胎儿泌尿外科协会(Society of Fetal Urology)制定的先天性肾积水分级系统，其中病理等级分为了(SFU，０～４级)共5级，并由经验丰富的医生对所有共3289超声波图像级分级。由于在临床中，sfu</w:t>
      </w:r>
      <w:r>
        <w:rPr>
          <w:rFonts w:ascii="华文仿宋" w:hAnsi="华文仿宋" w:eastAsia="华文仿宋"/>
          <w:sz w:val="24"/>
        </w:rPr>
        <w:t xml:space="preserve"> 0</w:t>
      </w:r>
      <w:r>
        <w:rPr>
          <w:rFonts w:hint="eastAsia" w:ascii="华文仿宋" w:hAnsi="华文仿宋" w:eastAsia="华文仿宋"/>
          <w:sz w:val="24"/>
        </w:rPr>
        <w:t>为健康，sfu</w:t>
      </w:r>
      <w:r>
        <w:rPr>
          <w:rFonts w:ascii="华文仿宋" w:hAnsi="华文仿宋" w:eastAsia="华文仿宋"/>
          <w:sz w:val="24"/>
        </w:rPr>
        <w:t>1</w:t>
      </w:r>
      <w:r>
        <w:rPr>
          <w:rFonts w:hint="eastAsia" w:ascii="华文仿宋" w:hAnsi="华文仿宋" w:eastAsia="华文仿宋"/>
          <w:sz w:val="24"/>
        </w:rPr>
        <w:t>-</w:t>
      </w:r>
      <w:r>
        <w:rPr>
          <w:rFonts w:ascii="华文仿宋" w:hAnsi="华文仿宋" w:eastAsia="华文仿宋"/>
          <w:sz w:val="24"/>
        </w:rPr>
        <w:t>2</w:t>
      </w:r>
      <w:r>
        <w:rPr>
          <w:rFonts w:hint="eastAsia" w:ascii="华文仿宋" w:hAnsi="华文仿宋" w:eastAsia="华文仿宋"/>
          <w:sz w:val="24"/>
        </w:rPr>
        <w:t>为轻度，无需手术，sfu</w:t>
      </w:r>
      <w:r>
        <w:rPr>
          <w:rFonts w:ascii="华文仿宋" w:hAnsi="华文仿宋" w:eastAsia="华文仿宋"/>
          <w:sz w:val="24"/>
        </w:rPr>
        <w:t>3</w:t>
      </w:r>
      <w:r>
        <w:rPr>
          <w:rFonts w:hint="eastAsia" w:ascii="华文仿宋" w:hAnsi="华文仿宋" w:eastAsia="华文仿宋"/>
          <w:sz w:val="24"/>
        </w:rPr>
        <w:t>为重度，需要进一步观察和诊断，sfu</w:t>
      </w:r>
      <w:r>
        <w:rPr>
          <w:rFonts w:ascii="华文仿宋" w:hAnsi="华文仿宋" w:eastAsia="华文仿宋"/>
          <w:sz w:val="24"/>
        </w:rPr>
        <w:t xml:space="preserve"> 4</w:t>
      </w:r>
      <w:r>
        <w:rPr>
          <w:rFonts w:hint="eastAsia" w:ascii="华文仿宋" w:hAnsi="华文仿宋" w:eastAsia="华文仿宋"/>
          <w:sz w:val="24"/>
        </w:rPr>
        <w:t>为重度，需要手术。并将分好级的3289图像结合医生的需求，再分为SFU 0-2、SFU 3和SFU 4共三类。接下来阐述两个阶段的实验的更多细节。</w:t>
      </w:r>
    </w:p>
  </w:comment>
  <w:comment w:id="36" w:author="guanyu0010@outlook.com" w:date="2021-06-27T22:13:00Z" w:initials="">
    <w:p w14:paraId="178734AF">
      <w:pPr>
        <w:spacing w:line="360" w:lineRule="auto"/>
        <w:ind w:firstLine="420"/>
        <w:rPr>
          <w:rFonts w:ascii="华文仿宋" w:hAnsi="华文仿宋" w:eastAsia="华文仿宋"/>
          <w:sz w:val="24"/>
        </w:rPr>
      </w:pPr>
      <w:r>
        <w:rPr>
          <w:rFonts w:hint="eastAsia" w:ascii="华文仿宋" w:hAnsi="华文仿宋" w:eastAsia="华文仿宋"/>
          <w:sz w:val="24"/>
        </w:rPr>
        <w:t>我们将标注好的1850张图像数据分为比率为9：1的训练集与测试集，采用批量训练并将批量规模设置为8，训练世代为200，训练过程加入Adam优化器，初始学习率设置为0.005，并采用倍率为0.9，频率为1世代的方案更新学习率，采用Dice Loss和Cross Entropy Loss相加结合作为损失函数，补充定义真实值为</w:t>
      </w:r>
      <m:oMath>
        <m:sSub>
          <m:sSubPr>
            <m:ctrlPr>
              <w:rPr>
                <w:rFonts w:ascii="Cambria Math" w:hAnsi="Cambria Math" w:eastAsia="华文仿宋"/>
                <w:sz w:val="24"/>
              </w:rPr>
            </m:ctrlPr>
          </m:sSubPr>
          <m:e>
            <m:r>
              <m:rPr>
                <m:sty m:val="p"/>
              </m:rPr>
              <w:rPr>
                <w:rFonts w:ascii="Cambria Math" w:hAnsi="Cambria Math" w:eastAsia="华文仿宋"/>
                <w:sz w:val="24"/>
              </w:rPr>
              <m:t>G</m:t>
            </m:r>
            <m:ctrlPr>
              <w:rPr>
                <w:rFonts w:ascii="Cambria Math" w:hAnsi="Cambria Math" w:eastAsia="华文仿宋"/>
                <w:sz w:val="24"/>
              </w:rPr>
            </m:ctrlPr>
          </m:e>
          <m:sub>
            <m:r>
              <m:rPr>
                <m:sty m:val="p"/>
              </m:rPr>
              <w:rPr>
                <w:rFonts w:ascii="Cambria Math" w:hAnsi="Cambria Math" w:eastAsia="华文仿宋"/>
                <w:sz w:val="24"/>
              </w:rPr>
              <m:t>T</m:t>
            </m:r>
            <m:ctrlPr>
              <w:rPr>
                <w:rFonts w:ascii="Cambria Math" w:hAnsi="Cambria Math" w:eastAsia="华文仿宋"/>
                <w:sz w:val="24"/>
              </w:rPr>
            </m:ctrlPr>
          </m:sub>
        </m:sSub>
      </m:oMath>
      <w:r>
        <w:rPr>
          <w:rFonts w:hint="eastAsia" w:hAnsi="Cambria Math" w:eastAsia="华文仿宋"/>
          <w:sz w:val="24"/>
        </w:rPr>
        <w:t>，预测值为</w:t>
      </w:r>
      <m:oMath>
        <m:sSub>
          <m:sSubPr>
            <m:ctrlPr>
              <w:rPr>
                <w:rFonts w:ascii="Cambria Math" w:hAnsi="Cambria Math" w:eastAsia="华文仿宋"/>
                <w:sz w:val="24"/>
              </w:rPr>
            </m:ctrlPr>
          </m:sSubPr>
          <m:e>
            <m:r>
              <m:rPr>
                <m:sty m:val="p"/>
              </m:rPr>
              <w:rPr>
                <w:rFonts w:ascii="Cambria Math" w:hAnsi="Cambria Math" w:eastAsia="华文仿宋"/>
                <w:sz w:val="24"/>
              </w:rPr>
              <m:t>S</m:t>
            </m:r>
            <m:ctrlPr>
              <w:rPr>
                <w:rFonts w:ascii="Cambria Math" w:hAnsi="Cambria Math" w:eastAsia="华文仿宋"/>
                <w:sz w:val="24"/>
              </w:rPr>
            </m:ctrlPr>
          </m:e>
          <m:sub>
            <m:r>
              <m:rPr>
                <m:sty m:val="p"/>
              </m:rPr>
              <w:rPr>
                <w:rFonts w:ascii="Cambria Math" w:hAnsi="Cambria Math" w:eastAsia="华文仿宋"/>
                <w:sz w:val="24"/>
              </w:rPr>
              <m:t>P</m:t>
            </m:r>
            <m:ctrlPr>
              <w:rPr>
                <w:rFonts w:ascii="Cambria Math" w:hAnsi="Cambria Math" w:eastAsia="华文仿宋"/>
                <w:sz w:val="24"/>
              </w:rPr>
            </m:ctrlPr>
          </m:sub>
        </m:sSub>
      </m:oMath>
      <w:r>
        <w:rPr>
          <w:rFonts w:hint="eastAsia" w:hAnsi="Cambria Math" w:eastAsia="华文仿宋"/>
          <w:sz w:val="24"/>
        </w:rPr>
        <w:t>，损失值为</w:t>
      </w:r>
      <m:oMath>
        <m:r>
          <m:rPr>
            <m:sty m:val="p"/>
          </m:rPr>
          <w:rPr>
            <w:rFonts w:ascii="Cambria Math" w:hAnsi="Cambria Math" w:eastAsia="华文仿宋"/>
            <w:sz w:val="24"/>
          </w:rPr>
          <m:t>L</m:t>
        </m:r>
      </m:oMath>
      <w:r>
        <w:rPr>
          <w:rFonts w:hint="eastAsia" w:hAnsi="Cambria Math" w:eastAsia="华文仿宋"/>
          <w:sz w:val="24"/>
        </w:rPr>
        <w:t>，</w:t>
      </w:r>
      <w:r>
        <w:rPr>
          <w:rFonts w:hint="eastAsia" w:ascii="华文仿宋" w:hAnsi="华文仿宋" w:eastAsia="华文仿宋"/>
          <w:sz w:val="24"/>
        </w:rPr>
        <w:t>其计算方式为</w:t>
      </w:r>
    </w:p>
  </w:comment>
  <w:comment w:id="37" w:author="guanyu0010@outlook.com" w:date="2021-06-27T22:13:00Z" w:initials="">
    <w:p w14:paraId="06B56D1C">
      <w:pPr>
        <w:spacing w:line="360" w:lineRule="auto"/>
        <w:rPr>
          <w:rFonts w:ascii="华文仿宋" w:hAnsi="华文仿宋" w:eastAsia="华文仿宋"/>
          <w:sz w:val="24"/>
        </w:rPr>
      </w:pPr>
      <w:r>
        <w:rPr>
          <w:rFonts w:hint="eastAsia" w:ascii="华文仿宋" w:hAnsi="华文仿宋" w:eastAsia="华文仿宋"/>
          <w:sz w:val="24"/>
        </w:rPr>
        <w:t>以MIOU作为模型结果的评价标准，整体训练网络的实际输入是缩小并填充为大小为474×473的图像，输出的分割图片大小为1024×768。</w:t>
      </w:r>
    </w:p>
  </w:comment>
  <w:comment w:id="38" w:author="guanyu0010@outlook.com" w:date="2021-06-27T22:13:00Z" w:initials="">
    <w:p w14:paraId="5BF06CD2">
      <w:pPr>
        <w:spacing w:line="360" w:lineRule="auto"/>
        <w:ind w:firstLine="420"/>
        <w:rPr>
          <w:rFonts w:ascii="华文仿宋" w:hAnsi="华文仿宋" w:eastAsia="华文仿宋"/>
          <w:sz w:val="24"/>
        </w:rPr>
      </w:pPr>
      <w:r>
        <w:rPr>
          <w:rFonts w:hint="eastAsia" w:ascii="华文仿宋" w:hAnsi="华文仿宋" w:eastAsia="华文仿宋"/>
          <w:sz w:val="24"/>
        </w:rPr>
        <w:t>在训练出具备良好准确度的分割网络之后，加入之前未标注的所有剩余图像，经过分割网络，并将分割结果S合并到原图F上，合并算法如下：</w:t>
      </w:r>
    </w:p>
    <w:p w14:paraId="21073BA6">
      <w:pPr>
        <w:pStyle w:val="3"/>
      </w:pPr>
    </w:p>
  </w:comment>
  <w:comment w:id="39" w:author="guanyu0010@outlook.com" w:date="2021-06-27T22:13:00Z" w:initials="">
    <w:p w14:paraId="1D70004D">
      <w:pPr>
        <w:spacing w:line="360" w:lineRule="auto"/>
        <w:ind w:firstLine="420"/>
        <w:rPr>
          <w:rFonts w:ascii="华文仿宋" w:hAnsi="华文仿宋" w:eastAsia="华文仿宋"/>
          <w:sz w:val="24"/>
        </w:rPr>
      </w:pPr>
      <w:r>
        <w:rPr>
          <w:rFonts w:hint="eastAsia" w:ascii="华文仿宋" w:hAnsi="华文仿宋" w:eastAsia="华文仿宋"/>
          <w:sz w:val="24"/>
        </w:rPr>
        <w:t>我们在实际实验过程中取</w:t>
      </w:r>
      <m:oMath>
        <m:r>
          <m:rPr>
            <m:sty m:val="p"/>
          </m:rPr>
          <w:rPr>
            <w:rFonts w:ascii="Cambria Math" w:hAnsi="Cambria Math"/>
            <w:sz w:val="24"/>
          </w:rPr>
          <m:t>α</m:t>
        </m:r>
      </m:oMath>
      <w:r>
        <w:rPr>
          <w:rFonts w:hint="eastAsia" w:ascii="华文仿宋" w:hAnsi="华文仿宋" w:eastAsia="华文仿宋"/>
          <w:sz w:val="24"/>
        </w:rPr>
        <w:t>等于0.1。将分类好的3289张数据经过分割器，以尽量保留器官区域的原则裁剪不必要区域，结果大小为810×608为并分成比率为9：1的训练集与测试集，这一阶段加入了对比实验以证明我们的分类网络的优越性，并以accuracy作为评价标准，对于分类模型</w:t>
      </w:r>
      <m:oMath>
        <m:r>
          <m:rPr/>
          <w:rPr>
            <w:rFonts w:ascii="Cambria Math" w:hAnsi="Cambria Math"/>
            <w:sz w:val="24"/>
          </w:rPr>
          <m:t>f</m:t>
        </m:r>
      </m:oMath>
      <w:r>
        <w:rPr>
          <w:rFonts w:hint="eastAsia" w:ascii="华文仿宋" w:hAnsi="华文仿宋" w:eastAsia="华文仿宋"/>
          <w:sz w:val="24"/>
        </w:rPr>
        <w:t>与大小为</w:t>
      </w:r>
      <m:oMath>
        <m:r>
          <m:rPr>
            <m:sty m:val="p"/>
          </m:rPr>
          <w:rPr>
            <w:rFonts w:ascii="Cambria Math" w:hAnsi="Cambria Math" w:eastAsia="华文仿宋"/>
            <w:sz w:val="24"/>
          </w:rPr>
          <m:t>N</m:t>
        </m:r>
      </m:oMath>
      <w:r>
        <w:rPr>
          <w:rFonts w:hint="eastAsia" w:ascii="华文仿宋" w:hAnsi="华文仿宋" w:eastAsia="华文仿宋"/>
          <w:sz w:val="24"/>
        </w:rPr>
        <w:t>的测试集</w:t>
      </w:r>
      <m:oMath>
        <m:r>
          <m:rPr/>
          <w:rPr>
            <w:rFonts w:ascii="Cambria Math" w:hAnsi="Cambria Math"/>
            <w:sz w:val="24"/>
          </w:rPr>
          <m:t>D</m:t>
        </m:r>
      </m:oMath>
      <w:r>
        <w:rPr>
          <w:rFonts w:hint="eastAsia" w:hAnsi="Cambria Math"/>
          <w:sz w:val="24"/>
        </w:rPr>
        <w:t>，</w:t>
      </w:r>
      <w:r>
        <w:rPr>
          <w:rFonts w:hint="eastAsia" w:ascii="华文仿宋" w:hAnsi="华文仿宋" w:eastAsia="华文仿宋"/>
          <w:sz w:val="24"/>
        </w:rPr>
        <w:t>其计算方法为</w:t>
      </w:r>
    </w:p>
  </w:comment>
  <w:comment w:id="40" w:author="guanyu0010@outlook.com" w:date="2021-06-27T22:14:00Z" w:initials="">
    <w:p w14:paraId="5D371992">
      <w:pPr>
        <w:spacing w:line="360" w:lineRule="auto"/>
        <w:ind w:firstLine="420"/>
        <w:rPr>
          <w:rFonts w:ascii="华文仿宋" w:hAnsi="华文仿宋" w:eastAsia="华文仿宋"/>
          <w:sz w:val="24"/>
        </w:rPr>
      </w:pPr>
      <w:r>
        <w:rPr>
          <w:rFonts w:hint="eastAsia" w:ascii="华文仿宋" w:hAnsi="华文仿宋" w:eastAsia="华文仿宋"/>
          <w:sz w:val="24"/>
        </w:rPr>
        <w:t>所有对比试验除初始学习率为以外，其它参数一致，使用批量规模为32的批量训练，训练世代50，加入Adam优化器并且以倍率为0.9，频率为1世代的方案更新学习率。针对数据集不平衡问题，以</w:t>
      </w:r>
      <m:oMath>
        <m:r>
          <m:rPr>
            <m:sty m:val="p"/>
          </m:rPr>
          <w:rPr>
            <w:rFonts w:ascii="Cambria Math" w:hAnsi="Cambria Math" w:eastAsia="华文仿宋"/>
            <w:sz w:val="24"/>
          </w:rPr>
          <m:t>0.3:0.6:0.1</m:t>
        </m:r>
      </m:oMath>
      <w:r>
        <w:rPr>
          <w:rFonts w:hint="eastAsia" w:ascii="华文仿宋" w:hAnsi="华文仿宋" w:eastAsia="华文仿宋"/>
          <w:sz w:val="24"/>
        </w:rPr>
        <w:t>的比值作为权重加入Cross Entropy Loss并以此作为训练过程的损失函数。整体训练网络的输入是大小为224×224的图像，</w:t>
      </w:r>
    </w:p>
  </w:comment>
  <w:comment w:id="41" w:author="guanyu0010@outlook.com" w:date="2021-06-27T22:14:00Z" w:initials="">
    <w:p w14:paraId="3C1C121D">
      <w:pPr>
        <w:spacing w:line="360" w:lineRule="auto"/>
        <w:ind w:firstLine="420"/>
        <w:rPr>
          <w:rFonts w:ascii="华文仿宋" w:hAnsi="华文仿宋" w:eastAsia="华文仿宋"/>
          <w:sz w:val="24"/>
        </w:rPr>
      </w:pPr>
      <w:r>
        <w:rPr>
          <w:rFonts w:hint="eastAsia" w:ascii="华文仿宋" w:hAnsi="华文仿宋" w:eastAsia="华文仿宋"/>
          <w:sz w:val="24"/>
        </w:rPr>
        <w:t>而对于我们目标网络中的小波变换，采用Haar小波变换，并采用标准分解方法，首先使用一维小波对图像每一行像素值变换，再同理对每一列进行变换，进而生成产生近似分量与细节分量，其中近似分量很好的替换了池化层的输出，为了印证这一效果，我们做了对比实验，即在其它网络上以小波变换的近似分量取代池化层输出并训练，训练世代30，其它参数一致。</w:t>
      </w:r>
    </w:p>
  </w:comment>
  <w:comment w:id="42" w:author="guanyu0010@outlook.com" w:date="2021-06-27T22:14:00Z" w:initials="">
    <w:p w14:paraId="7F0F4B78">
      <w:pPr>
        <w:spacing w:line="360" w:lineRule="auto"/>
        <w:ind w:firstLine="420"/>
        <w:rPr>
          <w:rFonts w:ascii="华文仿宋" w:hAnsi="华文仿宋" w:eastAsia="华文仿宋"/>
          <w:sz w:val="28"/>
          <w:szCs w:val="28"/>
        </w:rPr>
      </w:pPr>
      <w:r>
        <w:rPr>
          <w:rFonts w:hint="eastAsia" w:ascii="华文仿宋" w:hAnsi="华文仿宋" w:eastAsia="华文仿宋"/>
          <w:sz w:val="28"/>
          <w:szCs w:val="28"/>
        </w:rPr>
        <w:t>我们使用VMware生成两个Windows系统的虚拟机用以仿真医疗机构方和病人方，并结合本机搭建IPFS与相关环境，为了不泄露隐私信息，仿真过程中的隐私数据由我们自定义，只保留图片数据为原数据。图像集经过TFDAI之后的生成诊断结果，其中包含分级结果以及取值范围为0：1的可信度。我们还增加了模型检测模块，即医疗机构方可选择上传有标识的测试数据集检测TFDAI的能力，并获得模型性能结果，包括accuracy，各分级的precision与recall,其中accuracy在上节已经介绍，precision与recall增加了模型针对各类别的检测性能这一分析维度。</w:t>
      </w:r>
    </w:p>
  </w:comment>
  <w:comment w:id="43" w:author="guanyu0010@outlook.com" w:date="2021-06-22T01:51:00Z" w:initials="">
    <w:p w14:paraId="16316235">
      <w:pPr>
        <w:pStyle w:val="3"/>
      </w:pPr>
    </w:p>
  </w:comment>
  <w:comment w:id="44" w:author="guanyu0010@outlook.com" w:date="2021-06-27T22:15:00Z" w:initials="">
    <w:p w14:paraId="33EA1C69">
      <w:pPr>
        <w:widowControl/>
        <w:ind w:firstLine="420"/>
        <w:jc w:val="left"/>
        <w:rPr>
          <w:rFonts w:ascii="华文仿宋" w:hAnsi="华文仿宋" w:eastAsia="华文仿宋"/>
          <w:sz w:val="24"/>
        </w:rPr>
      </w:pPr>
      <w:r>
        <w:rPr>
          <w:rFonts w:hint="eastAsia" w:ascii="华文仿宋" w:hAnsi="华文仿宋" w:eastAsia="华文仿宋"/>
          <w:sz w:val="24"/>
        </w:rPr>
        <w:t>我们进行了实验并选取了MIOU为87.43的最优模型作为我们的分割器，将分割结果与原图合并然后裁剪作为分类器的输入。具体结果与过程如图6所示</w:t>
      </w:r>
    </w:p>
  </w:comment>
  <w:comment w:id="45" w:author="guanyu0010@outlook.com" w:date="2021-06-27T22:15:00Z" w:initials="">
    <w:p w14:paraId="09EF7CD8">
      <w:pPr>
        <w:spacing w:line="360" w:lineRule="auto"/>
        <w:rPr>
          <w:rFonts w:ascii="华文仿宋" w:hAnsi="华文仿宋" w:eastAsia="华文仿宋"/>
          <w:sz w:val="24"/>
        </w:rPr>
      </w:pPr>
      <w:r>
        <w:rPr>
          <w:rFonts w:hint="eastAsia" w:ascii="华文仿宋" w:hAnsi="华文仿宋" w:eastAsia="华文仿宋"/>
          <w:sz w:val="24"/>
        </w:rPr>
        <w:t>在分类器中，我们在不改变特征维度的情况下加入了小波变换，获取了与2倍下采样效果一致的近似分量，和具备高频信息的细节分量，增加了整体网络的可用的特征信息，由最初的64×56×56增加到256×56×56。原池化过程后的特征图如图7所示</w:t>
      </w:r>
    </w:p>
  </w:comment>
  <w:comment w:id="46" w:author="guanyu0010@outlook.com" w:date="2021-06-27T22:15:00Z" w:initials="">
    <w:p w14:paraId="43212878">
      <w:pPr>
        <w:rPr>
          <w:rFonts w:ascii="华文仿宋" w:hAnsi="华文仿宋" w:eastAsia="华文仿宋"/>
          <w:sz w:val="24"/>
        </w:rPr>
      </w:pPr>
      <w:r>
        <w:rPr>
          <w:rFonts w:hint="eastAsia" w:ascii="华文仿宋" w:hAnsi="华文仿宋" w:eastAsia="华文仿宋"/>
          <w:sz w:val="24"/>
        </w:rPr>
        <w:t>更换为离散小波变换后，原池化层的路径以近似分量替代，增加了细节分量的路径，具体特征如图8所示。</w:t>
      </w:r>
    </w:p>
  </w:comment>
  <w:comment w:id="47" w:author="guanyu0010@outlook.com" w:date="2021-06-26T17:14:00Z" w:initials="">
    <w:p w14:paraId="49AA7946">
      <w:pPr>
        <w:pStyle w:val="3"/>
      </w:pPr>
      <w:r>
        <w:t>?</w:t>
      </w:r>
      <w:r>
        <w:rPr>
          <w:rFonts w:hint="eastAsia"/>
        </w:rPr>
        <w:t>感觉这句没啥必要？</w:t>
      </w:r>
    </w:p>
  </w:comment>
  <w:comment w:id="48" w:author="guanyu0010@outlook.com" w:date="2021-06-26T17:17:00Z" w:initials="">
    <w:p w14:paraId="22C73079">
      <w:pPr>
        <w:pStyle w:val="3"/>
      </w:pPr>
      <w:r>
        <w:rPr>
          <w:rFonts w:hint="eastAsia"/>
        </w:rPr>
        <w:t>?</w:t>
      </w:r>
      <w:r>
        <w:t>?</w:t>
      </w:r>
    </w:p>
  </w:comment>
  <w:comment w:id="49" w:author="guanyu0010@outlook.com" w:date="2021-06-27T22:16:00Z" w:initials="">
    <w:p w14:paraId="361E0B9A">
      <w:pPr>
        <w:rPr>
          <w:rFonts w:ascii="华文仿宋" w:hAnsi="华文仿宋" w:eastAsia="华文仿宋"/>
          <w:sz w:val="24"/>
        </w:rPr>
      </w:pPr>
      <w:r>
        <w:rPr>
          <w:rFonts w:hint="eastAsia" w:ascii="华文仿宋" w:hAnsi="华文仿宋" w:eastAsia="华文仿宋"/>
          <w:sz w:val="24"/>
        </w:rPr>
        <w:t>由于肾脏超声波图像的特性，相比传统的视觉分类任务，此类图像对神经网络提出了更大的挑战。对比图8中的a与图7再结合图9，可以看出离散小波变换的近似分量几乎可以有效的取代最大池化层的输出，因此印证了此方法的有效性。</w:t>
      </w:r>
    </w:p>
  </w:comment>
  <w:comment w:id="50" w:author="guanyu0010@outlook.com" w:date="2021-06-28T18:17:00Z" w:initials="">
    <w:p w14:paraId="44965B09">
      <w:pPr>
        <w:pStyle w:val="3"/>
        <w:rPr>
          <w:rFonts w:hint="eastAsia"/>
        </w:rPr>
      </w:pPr>
      <w:r>
        <w:rPr>
          <w:rFonts w:hint="eastAsia"/>
        </w:rPr>
        <w:t>这个图是干嘛的。没有解释。而且图里的结果对于我们也没有利啊</w:t>
      </w:r>
    </w:p>
  </w:comment>
  <w:comment w:id="51" w:author="guanyu0010@outlook.com" w:date="2021-06-27T22:16:00Z" w:initials="">
    <w:p w14:paraId="33036DF3">
      <w:pPr>
        <w:rPr>
          <w:rFonts w:ascii="华文仿宋" w:hAnsi="华文仿宋" w:eastAsia="华文仿宋"/>
          <w:sz w:val="24"/>
        </w:rPr>
      </w:pPr>
      <w:r>
        <w:rPr>
          <w:rFonts w:hint="eastAsia" w:ascii="华文仿宋" w:hAnsi="华文仿宋" w:eastAsia="华文仿宋"/>
          <w:sz w:val="24"/>
        </w:rPr>
        <w:t>从图8中的b可以看出，新增的特征图中含有密集的高频噪声信息与轮廓信息。另外，我们做了网路分类性能的对比试验，结合具体结果如表1所示，表格给出了不同网络的训练过程中的最优精度模型与所处训练世代序数，更加印证了以我们的方法来增加特征信息量能够有效地提升网络的预测能力。</w:t>
      </w:r>
    </w:p>
  </w:comment>
  <w:comment w:id="52" w:author="guanyu0010@outlook.com" w:date="2021-06-27T22:16:00Z" w:initials="">
    <w:p w14:paraId="2F2806CF">
      <w:pPr>
        <w:rPr>
          <w:rFonts w:ascii="华文仿宋" w:hAnsi="华文仿宋" w:eastAsia="华文仿宋"/>
          <w:sz w:val="24"/>
        </w:rPr>
      </w:pPr>
      <w:r>
        <w:rPr>
          <w:rFonts w:hint="eastAsia" w:ascii="华文仿宋" w:hAnsi="华文仿宋" w:eastAsia="华文仿宋"/>
          <w:sz w:val="24"/>
        </w:rPr>
        <w:t>我们的改进方法是基于残差网络的。如图10所示，相比于原网络，训练过程损失值下降得更快，整体过程更加稳定，而在前30世代内，原网络的训练模型在测试集上的精度与损失值同时趋于下降，增大了网络过拟合的可能性，更加印证了我们网络结构在原基础上的优越性。综合以上结果，以离散小波变换合理地替换网络中的池化层会增加特征数，并使得训练过程更加稳定，模型性能更加优秀。</w:t>
      </w:r>
    </w:p>
  </w:comment>
  <w:comment w:id="53" w:author="guanyu0010@outlook.com" w:date="2021-06-28T15:35:00Z" w:initials="">
    <w:p w14:paraId="29E164D2">
      <w:pPr>
        <w:pStyle w:val="3"/>
      </w:pPr>
      <w:r>
        <w:t>Precision</w:t>
      </w:r>
      <w:r>
        <w:rPr>
          <w:rFonts w:hint="eastAsia"/>
        </w:rPr>
        <w:t>写错了。并且这段的解释，最好是能有一些文字的东西。现在图里看不出准确值。</w:t>
      </w:r>
    </w:p>
    <w:p w14:paraId="376B1201">
      <w:pPr>
        <w:pStyle w:val="3"/>
      </w:pPr>
      <w:r>
        <w:rPr>
          <w:rFonts w:hint="eastAsia"/>
        </w:rPr>
        <w:t>最后这段分析现在到底应该怎么理解？ipfs只是脱敏传输而已，并不影响实验结果，所以如果用了precision和recall的话，那难道不是前面也应该加吗？这段话到底是针对ipfs的results还是啥。到底应该怎么验证ipfs？</w:t>
      </w:r>
    </w:p>
    <w:p w14:paraId="2F2662C3">
      <w:pPr>
        <w:pStyle w:val="3"/>
      </w:pPr>
      <w:r>
        <w:rPr>
          <w:rFonts w:hint="eastAsia"/>
        </w:rPr>
        <w:t>柳叶刀那篇这这样验证的：</w:t>
      </w:r>
    </w:p>
    <w:p w14:paraId="6E4F3B29">
      <w:pPr>
        <w:pStyle w:val="3"/>
        <w:rPr>
          <w:rFonts w:hint="eastAsia"/>
        </w:rPr>
      </w:pPr>
      <w:r>
        <w:rPr>
          <w:rFonts w:ascii="Arial" w:hAnsi="Arial" w:cs="Arial"/>
          <w:spacing w:val="15"/>
          <w:sz w:val="23"/>
          <w:szCs w:val="23"/>
        </w:rPr>
        <w:t>When model diagnostic performance on external test dataset 4 was reported on</w:t>
      </w:r>
      <w:r>
        <w:rPr>
          <w:rFonts w:ascii="Arial" w:hAnsi="Arial" w:cs="Arial"/>
          <w:spacing w:val="15"/>
          <w:sz w:val="23"/>
          <w:szCs w:val="23"/>
        </w:rPr>
        <w:softHyphen/>
      </w:r>
      <w:r>
        <w:rPr>
          <w:rFonts w:ascii="Arial" w:hAnsi="Arial" w:cs="Arial"/>
          <w:spacing w:val="15"/>
          <w:sz w:val="23"/>
          <w:szCs w:val="23"/>
        </w:rPr>
        <w:t>chain by the data owner (PUMCH, China), the AUC, sensitivity, and specificity values matched exactly those previously obtained by the technical team (IHPC) when testing the deep learning algorithm locally on external test dataset 4, without the blockchain platform</w:t>
      </w:r>
    </w:p>
  </w:comment>
  <w:comment w:id="54" w:author="guanyu0010@outlook.com" w:date="2021-06-28T15:35:00Z" w:initials="">
    <w:p w14:paraId="7D760F40">
      <w:pPr>
        <w:pStyle w:val="3"/>
      </w:pPr>
      <w:r>
        <w:t>Precision</w:t>
      </w:r>
      <w:r>
        <w:rPr>
          <w:rFonts w:hint="eastAsia"/>
        </w:rPr>
        <w:t>写错了。并且这段的解释，最好是能有一些文字的东西。现在图里看不出准确值。</w:t>
      </w:r>
    </w:p>
    <w:p w14:paraId="16C17F29">
      <w:pPr>
        <w:pStyle w:val="3"/>
      </w:pPr>
      <w:r>
        <w:rPr>
          <w:rFonts w:hint="eastAsia"/>
        </w:rPr>
        <w:t>最后这段分析现在到底应该怎么理解？ipfs只是脱敏传输而已，并不影响实验结果，所以如果用了precision和recall的话，那难道不是前面也应该加吗？这段话到底是针对ipfs的results还是啥。到底应该怎么验证ipfs？</w:t>
      </w:r>
    </w:p>
    <w:p w14:paraId="3B4234D2">
      <w:pPr>
        <w:pStyle w:val="3"/>
      </w:pPr>
      <w:r>
        <w:rPr>
          <w:rFonts w:hint="eastAsia"/>
        </w:rPr>
        <w:t>柳叶刀那篇这这样验证的：</w:t>
      </w:r>
    </w:p>
    <w:p w14:paraId="37DD187C">
      <w:pPr>
        <w:pStyle w:val="3"/>
        <w:rPr>
          <w:rFonts w:hint="eastAsia"/>
        </w:rPr>
      </w:pPr>
      <w:r>
        <w:rPr>
          <w:rFonts w:ascii="Arial" w:hAnsi="Arial" w:cs="Arial"/>
          <w:spacing w:val="15"/>
          <w:sz w:val="23"/>
          <w:szCs w:val="23"/>
        </w:rPr>
        <w:t>When model diagnostic performance on external test dataset 4 was reported on</w:t>
      </w:r>
      <w:r>
        <w:rPr>
          <w:rFonts w:ascii="Arial" w:hAnsi="Arial" w:cs="Arial"/>
          <w:spacing w:val="15"/>
          <w:sz w:val="23"/>
          <w:szCs w:val="23"/>
        </w:rPr>
        <w:softHyphen/>
      </w:r>
      <w:r>
        <w:rPr>
          <w:rFonts w:ascii="Arial" w:hAnsi="Arial" w:cs="Arial"/>
          <w:spacing w:val="15"/>
          <w:sz w:val="23"/>
          <w:szCs w:val="23"/>
        </w:rPr>
        <w:t>chain by the data owner (PUMCH, China), the AUC, sensitivity, and specificity values matched exactly those previously obtained by the technical team (IHPC) when testing the deep learning algorithm locally on external test dataset 4, without the blockchain platform</w:t>
      </w:r>
    </w:p>
  </w:comment>
  <w:comment w:id="55" w:author="guanyu0010@outlook.com" w:date="2021-06-27T22:16:00Z" w:initials="">
    <w:p w14:paraId="3E9C5A79">
      <w:pPr>
        <w:rPr>
          <w:rFonts w:ascii="华文仿宋" w:hAnsi="华文仿宋" w:eastAsia="华文仿宋"/>
          <w:sz w:val="24"/>
        </w:rPr>
      </w:pPr>
      <w:r>
        <w:rPr>
          <w:rFonts w:hint="eastAsia" w:ascii="华文仿宋" w:hAnsi="华文仿宋" w:eastAsia="华文仿宋"/>
          <w:sz w:val="24"/>
        </w:rPr>
        <w:t>我们仿真了医疗机构测试TFDAI性能反馈的测试结果。具体使用了三类等级的病例，共600张原超声图像，用来测试模型性能。这些数据同样加密通过IPFS传输，生成的测试结果如图11所示，包括模型的准确度，各个分类的检测性能用Precision和Recall表示</w:t>
      </w:r>
    </w:p>
  </w:comment>
  <w:comment w:id="56" w:author="guanyu0010@outlook.com" w:date="2021-06-22T02:05:00Z" w:initials="">
    <w:p w14:paraId="1F5F03C0">
      <w:pPr>
        <w:pStyle w:val="3"/>
      </w:pPr>
    </w:p>
  </w:comment>
  <w:comment w:id="57" w:author="guanyu0010@outlook.com" w:date="2021-06-22T02:05:00Z" w:initials="">
    <w:p w14:paraId="43490C4E">
      <w:pPr>
        <w:pStyle w:val="3"/>
      </w:pPr>
    </w:p>
  </w:comment>
  <w:comment w:id="58" w:author="guanyu0010@outlook.com" w:date="2021-06-22T02:05:00Z" w:initials="">
    <w:p w14:paraId="685B2D71">
      <w:pPr>
        <w:pStyle w:val="3"/>
      </w:pPr>
    </w:p>
  </w:comment>
  <w:comment w:id="59" w:author="guanyu0010@outlook.com" w:date="2021-06-22T02:05:00Z" w:initials="">
    <w:p w14:paraId="47181767">
      <w:pPr>
        <w:pStyle w:val="3"/>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A332AC" w15:done="0"/>
  <w15:commentEx w15:paraId="4C2D3F6D" w15:done="0"/>
  <w15:commentEx w15:paraId="63F54102" w15:done="0"/>
  <w15:commentEx w15:paraId="4BC83EB9" w15:done="0"/>
  <w15:commentEx w15:paraId="56F953F9" w15:done="0"/>
  <w15:commentEx w15:paraId="2F223E2E" w15:done="0"/>
  <w15:commentEx w15:paraId="040042FC" w15:done="0"/>
  <w15:commentEx w15:paraId="2732792B" w15:done="0"/>
  <w15:commentEx w15:paraId="5ADE11F3" w15:done="0"/>
  <w15:commentEx w15:paraId="12856D86" w15:done="0"/>
  <w15:commentEx w15:paraId="1BA109FC" w15:done="0"/>
  <w15:commentEx w15:paraId="20CF4FC6" w15:done="0"/>
  <w15:commentEx w15:paraId="01992B39" w15:done="0"/>
  <w15:commentEx w15:paraId="55CD0E52" w15:done="0"/>
  <w15:commentEx w15:paraId="6F923991" w15:done="0"/>
  <w15:commentEx w15:paraId="47694F22" w15:done="0"/>
  <w15:commentEx w15:paraId="4A0206A1" w15:done="0"/>
  <w15:commentEx w15:paraId="0A605131" w15:done="0"/>
  <w15:commentEx w15:paraId="7F0B6A8E" w15:done="0"/>
  <w15:commentEx w15:paraId="19E459EE" w15:done="0"/>
  <w15:commentEx w15:paraId="7B885B12" w15:done="0"/>
  <w15:commentEx w15:paraId="7D152A00" w15:done="0"/>
  <w15:commentEx w15:paraId="22222FE2" w15:done="0"/>
  <w15:commentEx w15:paraId="20932E22" w15:done="0"/>
  <w15:commentEx w15:paraId="404709E1" w15:done="0"/>
  <w15:commentEx w15:paraId="74D76EE6" w15:done="0"/>
  <w15:commentEx w15:paraId="77F26F43" w15:done="0"/>
  <w15:commentEx w15:paraId="70A91E5E" w15:done="0"/>
  <w15:commentEx w15:paraId="58723804" w15:done="0"/>
  <w15:commentEx w15:paraId="69094018" w15:done="0"/>
  <w15:commentEx w15:paraId="72BE71BC" w15:done="0"/>
  <w15:commentEx w15:paraId="1E0021B7" w15:done="0"/>
  <w15:commentEx w15:paraId="254F7C47" w15:done="0"/>
  <w15:commentEx w15:paraId="73512DE2" w15:done="0"/>
  <w15:commentEx w15:paraId="4ABB2DB0" w15:done="0"/>
  <w15:commentEx w15:paraId="53D10A94" w15:done="0"/>
  <w15:commentEx w15:paraId="178734AF" w15:done="0"/>
  <w15:commentEx w15:paraId="06B56D1C" w15:done="0"/>
  <w15:commentEx w15:paraId="21073BA6" w15:done="0"/>
  <w15:commentEx w15:paraId="1D70004D" w15:done="0"/>
  <w15:commentEx w15:paraId="5D371992" w15:done="0"/>
  <w15:commentEx w15:paraId="3C1C121D" w15:done="0"/>
  <w15:commentEx w15:paraId="7F0F4B78" w15:done="0"/>
  <w15:commentEx w15:paraId="16316235" w15:done="0"/>
  <w15:commentEx w15:paraId="33EA1C69" w15:done="0"/>
  <w15:commentEx w15:paraId="09EF7CD8" w15:done="0"/>
  <w15:commentEx w15:paraId="43212878" w15:done="0"/>
  <w15:commentEx w15:paraId="49AA7946" w15:done="0"/>
  <w15:commentEx w15:paraId="22C73079" w15:done="0"/>
  <w15:commentEx w15:paraId="361E0B9A" w15:done="0"/>
  <w15:commentEx w15:paraId="44965B09" w15:done="0"/>
  <w15:commentEx w15:paraId="33036DF3" w15:done="0"/>
  <w15:commentEx w15:paraId="2F2806CF" w15:done="0"/>
  <w15:commentEx w15:paraId="6E4F3B29" w15:done="0"/>
  <w15:commentEx w15:paraId="37DD187C" w15:done="0"/>
  <w15:commentEx w15:paraId="3E9C5A79" w15:done="0"/>
  <w15:commentEx w15:paraId="1F5F03C0" w15:done="0"/>
  <w15:commentEx w15:paraId="43490C4E" w15:done="0"/>
  <w15:commentEx w15:paraId="685B2D71" w15:done="0"/>
  <w15:commentEx w15:paraId="4718176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8859FB"/>
    <w:multiLevelType w:val="multilevel"/>
    <w:tmpl w:val="488859F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C33043F"/>
    <w:multiLevelType w:val="multilevel"/>
    <w:tmpl w:val="7C33043F"/>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uanyu0010@outlook.com">
    <w15:presenceInfo w15:providerId="Windows Live" w15:userId="b5a6afe05763d17d"/>
  </w15:person>
  <w15:person w15:author="嶒棚文">
    <w15:presenceInfo w15:providerId="WPS Office" w15:userId="3228503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130320"/>
    <w:rsid w:val="00012869"/>
    <w:rsid w:val="00013F71"/>
    <w:rsid w:val="000457B1"/>
    <w:rsid w:val="000550F4"/>
    <w:rsid w:val="000657DB"/>
    <w:rsid w:val="00090CC9"/>
    <w:rsid w:val="000B3451"/>
    <w:rsid w:val="000D25CD"/>
    <w:rsid w:val="000E1878"/>
    <w:rsid w:val="000F5C51"/>
    <w:rsid w:val="0011226E"/>
    <w:rsid w:val="00180128"/>
    <w:rsid w:val="0018719B"/>
    <w:rsid w:val="00187B4F"/>
    <w:rsid w:val="001B55C2"/>
    <w:rsid w:val="001D669F"/>
    <w:rsid w:val="001E652D"/>
    <w:rsid w:val="002062F0"/>
    <w:rsid w:val="002108B8"/>
    <w:rsid w:val="00226524"/>
    <w:rsid w:val="00235772"/>
    <w:rsid w:val="00242FC6"/>
    <w:rsid w:val="002477F7"/>
    <w:rsid w:val="00276D87"/>
    <w:rsid w:val="00285F90"/>
    <w:rsid w:val="0028789E"/>
    <w:rsid w:val="0029361B"/>
    <w:rsid w:val="00293763"/>
    <w:rsid w:val="002C545E"/>
    <w:rsid w:val="002E0A74"/>
    <w:rsid w:val="0030554A"/>
    <w:rsid w:val="00310A85"/>
    <w:rsid w:val="003161A2"/>
    <w:rsid w:val="00321695"/>
    <w:rsid w:val="003335B9"/>
    <w:rsid w:val="00373C88"/>
    <w:rsid w:val="003B2614"/>
    <w:rsid w:val="003C1A06"/>
    <w:rsid w:val="003C2842"/>
    <w:rsid w:val="003C7F25"/>
    <w:rsid w:val="003D6175"/>
    <w:rsid w:val="00403ABF"/>
    <w:rsid w:val="0044359A"/>
    <w:rsid w:val="00481771"/>
    <w:rsid w:val="004A1B74"/>
    <w:rsid w:val="004A7721"/>
    <w:rsid w:val="004B0D8F"/>
    <w:rsid w:val="004B52A3"/>
    <w:rsid w:val="004D2990"/>
    <w:rsid w:val="004D325F"/>
    <w:rsid w:val="00500599"/>
    <w:rsid w:val="0051262E"/>
    <w:rsid w:val="0051468F"/>
    <w:rsid w:val="005271A6"/>
    <w:rsid w:val="00534B29"/>
    <w:rsid w:val="00554410"/>
    <w:rsid w:val="005600E0"/>
    <w:rsid w:val="00562D33"/>
    <w:rsid w:val="00585357"/>
    <w:rsid w:val="005A761B"/>
    <w:rsid w:val="005B4F35"/>
    <w:rsid w:val="005D7010"/>
    <w:rsid w:val="00612944"/>
    <w:rsid w:val="00626857"/>
    <w:rsid w:val="006306D6"/>
    <w:rsid w:val="00633C3F"/>
    <w:rsid w:val="006459A6"/>
    <w:rsid w:val="00646874"/>
    <w:rsid w:val="0066680C"/>
    <w:rsid w:val="0067253D"/>
    <w:rsid w:val="00684777"/>
    <w:rsid w:val="0069341D"/>
    <w:rsid w:val="00694C5C"/>
    <w:rsid w:val="00696A2F"/>
    <w:rsid w:val="006A2510"/>
    <w:rsid w:val="006C55E8"/>
    <w:rsid w:val="006E4C37"/>
    <w:rsid w:val="00712BAC"/>
    <w:rsid w:val="00713ACB"/>
    <w:rsid w:val="007211EC"/>
    <w:rsid w:val="007576B4"/>
    <w:rsid w:val="00771299"/>
    <w:rsid w:val="00776C93"/>
    <w:rsid w:val="00777E1E"/>
    <w:rsid w:val="007942E8"/>
    <w:rsid w:val="00795C13"/>
    <w:rsid w:val="00796D89"/>
    <w:rsid w:val="007C40AE"/>
    <w:rsid w:val="007C6840"/>
    <w:rsid w:val="007E37FC"/>
    <w:rsid w:val="00801F5B"/>
    <w:rsid w:val="00816E15"/>
    <w:rsid w:val="008368D1"/>
    <w:rsid w:val="008448EF"/>
    <w:rsid w:val="0084513B"/>
    <w:rsid w:val="00845359"/>
    <w:rsid w:val="00892699"/>
    <w:rsid w:val="008A1F27"/>
    <w:rsid w:val="008B2989"/>
    <w:rsid w:val="008D6846"/>
    <w:rsid w:val="008E0E1B"/>
    <w:rsid w:val="008E6457"/>
    <w:rsid w:val="009169A7"/>
    <w:rsid w:val="009517D2"/>
    <w:rsid w:val="00962863"/>
    <w:rsid w:val="00985D93"/>
    <w:rsid w:val="00995CD9"/>
    <w:rsid w:val="009A351D"/>
    <w:rsid w:val="009C1AFC"/>
    <w:rsid w:val="009F253C"/>
    <w:rsid w:val="00A060DE"/>
    <w:rsid w:val="00A212D0"/>
    <w:rsid w:val="00A22168"/>
    <w:rsid w:val="00A43F72"/>
    <w:rsid w:val="00A45E5A"/>
    <w:rsid w:val="00A525D1"/>
    <w:rsid w:val="00A63F80"/>
    <w:rsid w:val="00A879C4"/>
    <w:rsid w:val="00A95943"/>
    <w:rsid w:val="00AB0496"/>
    <w:rsid w:val="00AB4579"/>
    <w:rsid w:val="00AB5336"/>
    <w:rsid w:val="00AD0BD3"/>
    <w:rsid w:val="00AE603B"/>
    <w:rsid w:val="00B620FB"/>
    <w:rsid w:val="00B660C2"/>
    <w:rsid w:val="00B71430"/>
    <w:rsid w:val="00B7656F"/>
    <w:rsid w:val="00B9594F"/>
    <w:rsid w:val="00BD1115"/>
    <w:rsid w:val="00BD29F6"/>
    <w:rsid w:val="00C07835"/>
    <w:rsid w:val="00C328B1"/>
    <w:rsid w:val="00C34F06"/>
    <w:rsid w:val="00C8321E"/>
    <w:rsid w:val="00C92EB4"/>
    <w:rsid w:val="00CA361F"/>
    <w:rsid w:val="00CC232B"/>
    <w:rsid w:val="00CC50F2"/>
    <w:rsid w:val="00CD034F"/>
    <w:rsid w:val="00CD4145"/>
    <w:rsid w:val="00CE4C40"/>
    <w:rsid w:val="00CE7638"/>
    <w:rsid w:val="00CF1741"/>
    <w:rsid w:val="00CF7B45"/>
    <w:rsid w:val="00D23435"/>
    <w:rsid w:val="00D36AC8"/>
    <w:rsid w:val="00D4498B"/>
    <w:rsid w:val="00D74D56"/>
    <w:rsid w:val="00D84A8A"/>
    <w:rsid w:val="00DC24CF"/>
    <w:rsid w:val="00E04498"/>
    <w:rsid w:val="00E277A2"/>
    <w:rsid w:val="00E43688"/>
    <w:rsid w:val="00E45CDA"/>
    <w:rsid w:val="00E55327"/>
    <w:rsid w:val="00EB5E9A"/>
    <w:rsid w:val="00EC16D2"/>
    <w:rsid w:val="00EC5DF3"/>
    <w:rsid w:val="00F24783"/>
    <w:rsid w:val="00F35BB9"/>
    <w:rsid w:val="00F71152"/>
    <w:rsid w:val="00F7610E"/>
    <w:rsid w:val="00F83497"/>
    <w:rsid w:val="00F962C7"/>
    <w:rsid w:val="00FA7B80"/>
    <w:rsid w:val="00FE6FB1"/>
    <w:rsid w:val="00FF074C"/>
    <w:rsid w:val="013C34BF"/>
    <w:rsid w:val="07B218F7"/>
    <w:rsid w:val="0840798F"/>
    <w:rsid w:val="103D5E7B"/>
    <w:rsid w:val="1078629B"/>
    <w:rsid w:val="12921A10"/>
    <w:rsid w:val="12D13B2D"/>
    <w:rsid w:val="174E3E4A"/>
    <w:rsid w:val="188231F8"/>
    <w:rsid w:val="1988742C"/>
    <w:rsid w:val="1C2B0ED8"/>
    <w:rsid w:val="1F9524CB"/>
    <w:rsid w:val="1FE21BEC"/>
    <w:rsid w:val="240A07FA"/>
    <w:rsid w:val="268438D0"/>
    <w:rsid w:val="26E66547"/>
    <w:rsid w:val="28404F1B"/>
    <w:rsid w:val="29130320"/>
    <w:rsid w:val="2ACC05C9"/>
    <w:rsid w:val="2BDB7BFC"/>
    <w:rsid w:val="302F7F18"/>
    <w:rsid w:val="3A5C69CD"/>
    <w:rsid w:val="3E233C7A"/>
    <w:rsid w:val="3EC15CCE"/>
    <w:rsid w:val="40D4126E"/>
    <w:rsid w:val="438E3C90"/>
    <w:rsid w:val="4AC764BF"/>
    <w:rsid w:val="4E287435"/>
    <w:rsid w:val="52053A2A"/>
    <w:rsid w:val="565C7DFB"/>
    <w:rsid w:val="5832549B"/>
    <w:rsid w:val="5B84393D"/>
    <w:rsid w:val="5C167E92"/>
    <w:rsid w:val="61A47735"/>
    <w:rsid w:val="64CF3054"/>
    <w:rsid w:val="69C70997"/>
    <w:rsid w:val="6C04471D"/>
    <w:rsid w:val="6C611396"/>
    <w:rsid w:val="758D093F"/>
    <w:rsid w:val="76582541"/>
    <w:rsid w:val="78375F46"/>
    <w:rsid w:val="7B331BAC"/>
    <w:rsid w:val="7C366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 w:type="paragraph" w:styleId="3">
    <w:name w:val="annotation text"/>
    <w:basedOn w:val="1"/>
    <w:link w:val="14"/>
    <w:uiPriority w:val="0"/>
    <w:pPr>
      <w:jc w:val="left"/>
    </w:pPr>
  </w:style>
  <w:style w:type="paragraph" w:styleId="4">
    <w:name w:val="Body Text"/>
    <w:basedOn w:val="1"/>
    <w:link w:val="19"/>
    <w:qFormat/>
    <w:uiPriority w:val="0"/>
    <w:pPr>
      <w:widowControl/>
      <w:spacing w:after="120" w:line="228" w:lineRule="auto"/>
      <w:ind w:firstLine="288"/>
    </w:pPr>
    <w:rPr>
      <w:rFonts w:ascii="Times New Roman" w:hAnsi="Times New Roman" w:eastAsia="宋体" w:cs="Times New Roman"/>
      <w:spacing w:val="-1"/>
      <w:kern w:val="0"/>
      <w:sz w:val="20"/>
      <w:szCs w:val="20"/>
      <w:lang w:eastAsia="en-US"/>
    </w:rPr>
  </w:style>
  <w:style w:type="paragraph" w:styleId="5">
    <w:name w:val="footer"/>
    <w:basedOn w:val="1"/>
    <w:link w:val="18"/>
    <w:qFormat/>
    <w:uiPriority w:val="0"/>
    <w:pPr>
      <w:tabs>
        <w:tab w:val="center" w:pos="4153"/>
        <w:tab w:val="right" w:pos="8306"/>
      </w:tabs>
      <w:snapToGrid w:val="0"/>
      <w:jc w:val="left"/>
    </w:pPr>
    <w:rPr>
      <w:sz w:val="18"/>
      <w:szCs w:val="18"/>
    </w:rPr>
  </w:style>
  <w:style w:type="paragraph" w:styleId="6">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15"/>
    <w:qFormat/>
    <w:uiPriority w:val="0"/>
    <w:rPr>
      <w:b/>
      <w:bCs/>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annotation reference"/>
    <w:basedOn w:val="10"/>
    <w:qFormat/>
    <w:uiPriority w:val="0"/>
    <w:rPr>
      <w:sz w:val="21"/>
      <w:szCs w:val="21"/>
    </w:rPr>
  </w:style>
  <w:style w:type="character" w:customStyle="1" w:styleId="14">
    <w:name w:val="批注文字 字符"/>
    <w:basedOn w:val="10"/>
    <w:link w:val="3"/>
    <w:uiPriority w:val="0"/>
    <w:rPr>
      <w:rFonts w:asciiTheme="minorHAnsi" w:hAnsiTheme="minorHAnsi" w:eastAsiaTheme="minorEastAsia" w:cstheme="minorBidi"/>
      <w:kern w:val="2"/>
      <w:sz w:val="21"/>
      <w:szCs w:val="24"/>
    </w:rPr>
  </w:style>
  <w:style w:type="character" w:customStyle="1" w:styleId="15">
    <w:name w:val="批注主题 字符"/>
    <w:basedOn w:val="14"/>
    <w:link w:val="7"/>
    <w:qFormat/>
    <w:uiPriority w:val="0"/>
    <w:rPr>
      <w:rFonts w:asciiTheme="minorHAnsi" w:hAnsiTheme="minorHAnsi" w:eastAsiaTheme="minorEastAsia" w:cstheme="minorBidi"/>
      <w:b/>
      <w:bCs/>
      <w:kern w:val="2"/>
      <w:sz w:val="21"/>
      <w:szCs w:val="24"/>
    </w:rPr>
  </w:style>
  <w:style w:type="paragraph" w:styleId="16">
    <w:name w:val="List Paragraph"/>
    <w:basedOn w:val="1"/>
    <w:qFormat/>
    <w:uiPriority w:val="99"/>
    <w:pPr>
      <w:ind w:firstLine="420" w:firstLineChars="200"/>
    </w:pPr>
  </w:style>
  <w:style w:type="character" w:customStyle="1" w:styleId="17">
    <w:name w:val="页眉 字符"/>
    <w:basedOn w:val="10"/>
    <w:link w:val="6"/>
    <w:qFormat/>
    <w:uiPriority w:val="0"/>
    <w:rPr>
      <w:rFonts w:asciiTheme="minorHAnsi" w:hAnsiTheme="minorHAnsi" w:eastAsiaTheme="minorEastAsia" w:cstheme="minorBidi"/>
      <w:kern w:val="2"/>
      <w:sz w:val="18"/>
      <w:szCs w:val="18"/>
    </w:rPr>
  </w:style>
  <w:style w:type="character" w:customStyle="1" w:styleId="18">
    <w:name w:val="页脚 字符"/>
    <w:basedOn w:val="10"/>
    <w:link w:val="5"/>
    <w:qFormat/>
    <w:uiPriority w:val="0"/>
    <w:rPr>
      <w:rFonts w:asciiTheme="minorHAnsi" w:hAnsiTheme="minorHAnsi" w:eastAsiaTheme="minorEastAsia" w:cstheme="minorBidi"/>
      <w:kern w:val="2"/>
      <w:sz w:val="18"/>
      <w:szCs w:val="18"/>
    </w:rPr>
  </w:style>
  <w:style w:type="character" w:customStyle="1" w:styleId="19">
    <w:name w:val="正文文本 字符"/>
    <w:basedOn w:val="10"/>
    <w:link w:val="4"/>
    <w:qFormat/>
    <w:uiPriority w:val="0"/>
    <w:rPr>
      <w:spacing w:val="-1"/>
      <w:lang w:eastAsia="en-US"/>
    </w:rPr>
  </w:style>
  <w:style w:type="paragraph" w:customStyle="1" w:styleId="20">
    <w:name w:val="Revision"/>
    <w:hidden/>
    <w:semiHidden/>
    <w:qFormat/>
    <w:uiPriority w:val="99"/>
    <w:rPr>
      <w:rFonts w:asciiTheme="minorHAnsi" w:hAnsiTheme="minorHAnsi" w:eastAsiaTheme="minorEastAsia" w:cstheme="minorBidi"/>
      <w:kern w:val="2"/>
      <w:sz w:val="21"/>
      <w:szCs w:val="24"/>
      <w:lang w:val="en-US" w:eastAsia="zh-CN" w:bidi="ar-SA"/>
    </w:rPr>
  </w:style>
</w:styles>
</file>

<file path=word/_rels/comments.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jpeg"/><Relationship Id="rId5" Type="http://schemas.openxmlformats.org/officeDocument/2006/relationships/theme" Target="theme/theme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879281-F6C2-4258-BB72-936A3CC82E98}">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3719</Words>
  <Characters>21202</Characters>
  <Lines>176</Lines>
  <Paragraphs>49</Paragraphs>
  <TotalTime>13</TotalTime>
  <ScaleCrop>false</ScaleCrop>
  <LinksUpToDate>false</LinksUpToDate>
  <CharactersWithSpaces>24872</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2021-05-29T08:09:00Z</dcterms:created>
  <dc:creator>嶒棚文</dc:creator>
  <cp:lastModifiedBy>嶒棚文</cp:lastModifiedBy>
  <dcterms:modified xsi:type="dcterms:W3CDTF">2021-06-29T12:05:41Z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EAC297C29180451488BCDD51EC9EDFE0</vt:lpwstr>
  </property>
</Properties>
</file>